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206" w:rsidRDefault="001F1558" w:rsidP="00C81206">
      <w:pPr>
        <w:pStyle w:val="Ttulo2"/>
        <w:rPr>
          <w:ins w:id="0" w:author="FABRICIO" w:date="2010-08-13T09:51:00Z"/>
        </w:rPr>
      </w:pPr>
      <w:r>
        <w:t>APÉNDICE D: Simulaciones extras.</w:t>
      </w:r>
    </w:p>
    <w:p w:rsidR="00C81206" w:rsidRDefault="00C81206" w:rsidP="00C81206">
      <w:pPr>
        <w:pStyle w:val="Ttulo2"/>
        <w:pBdr>
          <w:top w:val="single" w:sz="4" w:space="1" w:color="auto"/>
          <w:bottom w:val="single" w:sz="4" w:space="1" w:color="auto"/>
        </w:pBdr>
        <w:pPrChange w:id="1" w:author="FABRICIO" w:date="2010-08-13T09:52:00Z">
          <w:pPr/>
        </w:pPrChange>
      </w:pPr>
      <w:r>
        <w:t>GRÁFICA DE DISPERSIÓN – Campaña Manual</w:t>
      </w:r>
    </w:p>
    <w:p w:rsidR="00D310C6" w:rsidRDefault="00531CBB" w:rsidP="00D310C6">
      <w:ins w:id="2" w:author="FABRICIO" w:date="2010-08-13T10:06:00Z">
        <w:r>
          <w:t xml:space="preserve">En las </w:t>
        </w:r>
      </w:ins>
      <w:ins w:id="3" w:author="FABRICIO" w:date="2010-08-13T10:10:00Z">
        <w:r w:rsidR="000B2534">
          <w:t xml:space="preserve">gráficas a </w:t>
        </w:r>
        <w:r w:rsidR="000B2534">
          <w:t>continuación</w:t>
        </w:r>
        <w:r w:rsidR="000B2534">
          <w:t xml:space="preserve"> se presentaran los </w:t>
        </w:r>
        <w:r w:rsidR="000B2534">
          <w:t>demás</w:t>
        </w:r>
        <w:r w:rsidR="000B2534">
          <w:t xml:space="preserve"> resultados obtenidos a partir de la </w:t>
        </w:r>
      </w:ins>
      <w:ins w:id="4" w:author="FABRICIO" w:date="2010-08-13T10:11:00Z">
        <w:r w:rsidR="000B2534">
          <w:t>inyección</w:t>
        </w:r>
      </w:ins>
      <w:ins w:id="5" w:author="FABRICIO" w:date="2010-08-13T10:10:00Z">
        <w:r w:rsidR="000B2534">
          <w:t xml:space="preserve"> </w:t>
        </w:r>
      </w:ins>
      <w:ins w:id="6" w:author="FABRICIO" w:date="2010-08-13T10:11:00Z">
        <w:r w:rsidR="000B2534">
          <w:t xml:space="preserve">de fallas de manera manual y su </w:t>
        </w:r>
        <w:r w:rsidR="000B2534">
          <w:t>simulación</w:t>
        </w:r>
        <w:r w:rsidR="000B2534">
          <w:t xml:space="preserve">. Estas graficas complementan el </w:t>
        </w:r>
      </w:ins>
      <w:ins w:id="7" w:author="FABRICIO" w:date="2010-08-13T10:12:00Z">
        <w:r w:rsidR="00E95FE8">
          <w:t>análisis</w:t>
        </w:r>
      </w:ins>
      <w:ins w:id="8" w:author="FABRICIO" w:date="2010-08-13T10:11:00Z">
        <w:r w:rsidR="000B2534">
          <w:t xml:space="preserve"> realizado anteriormente en el </w:t>
        </w:r>
        <w:proofErr w:type="spellStart"/>
        <w:r w:rsidR="000B2534">
          <w:t>Capitulo</w:t>
        </w:r>
        <w:proofErr w:type="spellEnd"/>
        <w:r w:rsidR="000B2534">
          <w:t xml:space="preserve"> 3 del trabajo, en donde se seleccionaron ejemplos que </w:t>
        </w:r>
        <w:r w:rsidR="000B2534">
          <w:t>permitían</w:t>
        </w:r>
        <w:r w:rsidR="000B2534">
          <w:t xml:space="preserve"> </w:t>
        </w:r>
      </w:ins>
      <w:ins w:id="9" w:author="FABRICIO" w:date="2010-08-13T10:12:00Z">
        <w:r w:rsidR="00E95FE8">
          <w:t>demostrar los nodos sensibles del sistema sin abundar en gráficas.</w:t>
        </w:r>
      </w:ins>
    </w:p>
    <w:p w:rsidR="00D310C6" w:rsidRDefault="00F21384" w:rsidP="00D310C6">
      <w:r w:rsidRPr="00D310C6">
        <w:rPr>
          <w:rStyle w:val="Ttulo3Car"/>
        </w:rPr>
        <w:t>Inyección de falla e</w:t>
      </w:r>
      <w:r w:rsidR="00E95FE8" w:rsidRPr="00D310C6">
        <w:rPr>
          <w:rStyle w:val="Ttulo3Car"/>
        </w:rPr>
        <w:t xml:space="preserve">xponencial </w:t>
      </w:r>
      <w:r w:rsidRPr="00D310C6">
        <w:rPr>
          <w:rStyle w:val="Ttulo3Car"/>
        </w:rPr>
        <w:t>(</w:t>
      </w:r>
      <w:proofErr w:type="spellStart"/>
      <w:r w:rsidRPr="00D310C6">
        <w:rPr>
          <w:rStyle w:val="Ttulo3Car"/>
        </w:rPr>
        <w:t>Vref</w:t>
      </w:r>
      <w:proofErr w:type="spellEnd"/>
      <w:r w:rsidRPr="00D310C6">
        <w:rPr>
          <w:rStyle w:val="Ttulo3Car"/>
        </w:rPr>
        <w:t xml:space="preserve"> = </w:t>
      </w:r>
      <w:r w:rsidR="00E95FE8" w:rsidRPr="00D310C6">
        <w:rPr>
          <w:rStyle w:val="Ttulo3Car"/>
        </w:rPr>
        <w:t>1.005</w:t>
      </w:r>
      <w:r w:rsidRPr="00D310C6">
        <w:rPr>
          <w:rStyle w:val="Ttulo3Car"/>
        </w:rPr>
        <w:t>V)</w:t>
      </w:r>
      <w:r w:rsidR="00E95FE8" w:rsidRPr="00D310C6">
        <w:rPr>
          <w:rStyle w:val="Ttulo3Car"/>
        </w:rPr>
        <w:t>:</w:t>
      </w:r>
      <w:r w:rsidR="00E95FE8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FE8" w:rsidRPr="00E95FE8">
        <w:t xml:space="preserve"> </w:t>
      </w:r>
    </w:p>
    <w:p w:rsidR="00F21384" w:rsidRDefault="00E95FE8" w:rsidP="00F21384">
      <w:pPr>
        <w:pStyle w:val="Ttulo3"/>
      </w:pPr>
      <w:r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5FE8">
        <w:t xml:space="preserve"> </w:t>
      </w:r>
      <w:r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5FE8">
        <w:t xml:space="preserve"> </w:t>
      </w:r>
      <w:r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5FE8">
        <w:t xml:space="preserve"> </w:t>
      </w:r>
      <w:r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5FE8">
        <w:t xml:space="preserve"> </w:t>
      </w:r>
      <w:r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5FE8">
        <w:t xml:space="preserve"> </w:t>
      </w:r>
      <w:r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5FE8">
        <w:t xml:space="preserve"> </w:t>
      </w:r>
    </w:p>
    <w:p w:rsidR="00F21384" w:rsidRDefault="00F21384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F21384" w:rsidRDefault="00F21384" w:rsidP="00F21384">
      <w:pPr>
        <w:pStyle w:val="Ttulo3"/>
      </w:pPr>
      <w:r>
        <w:lastRenderedPageBreak/>
        <w:t>Inyección de falla e</w:t>
      </w:r>
      <w:r w:rsidRPr="00E95FE8">
        <w:t xml:space="preserve">xponencial </w:t>
      </w:r>
      <w:r>
        <w:t>(</w:t>
      </w:r>
      <w:proofErr w:type="spellStart"/>
      <w:r>
        <w:t>V</w:t>
      </w:r>
      <w:r w:rsidRPr="00F21384">
        <w:rPr>
          <w:vertAlign w:val="subscript"/>
        </w:rPr>
        <w:t>ref</w:t>
      </w:r>
      <w:proofErr w:type="spellEnd"/>
      <w:r>
        <w:t xml:space="preserve"> = 1.31</w:t>
      </w:r>
      <w:r w:rsidRPr="00E95FE8">
        <w:t>5</w:t>
      </w:r>
      <w:r>
        <w:t>V):</w:t>
      </w:r>
      <w:r w:rsidR="00E95FE8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FE8" w:rsidRPr="00E95FE8">
        <w:t xml:space="preserve"> </w:t>
      </w:r>
      <w:r w:rsidR="00E95FE8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FE8" w:rsidRPr="00E95FE8">
        <w:t xml:space="preserve"> </w:t>
      </w:r>
      <w:r w:rsidR="00E95FE8"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FE8" w:rsidRPr="00E95FE8">
        <w:t xml:space="preserve"> </w:t>
      </w:r>
      <w:r w:rsidR="00E95FE8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1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FE8" w:rsidRPr="00E95FE8">
        <w:t xml:space="preserve"> </w:t>
      </w:r>
      <w:r w:rsidR="00E95FE8">
        <w:rPr>
          <w:noProof/>
          <w:lang w:eastAsia="es-AR"/>
        </w:rPr>
        <w:lastRenderedPageBreak/>
        <w:drawing>
          <wp:inline distT="0" distB="0" distL="0" distR="0">
            <wp:extent cx="5144290" cy="3240000"/>
            <wp:effectExtent l="19050" t="0" r="0" b="0"/>
            <wp:docPr id="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9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FE8" w:rsidRPr="00E95FE8">
        <w:t xml:space="preserve"> </w:t>
      </w:r>
      <w:r w:rsidR="00E95FE8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FE8" w:rsidRPr="00E95FE8">
        <w:t xml:space="preserve"> </w:t>
      </w:r>
      <w:r w:rsidR="00E95FE8"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FE8" w:rsidRPr="00E95FE8">
        <w:t xml:space="preserve"> </w:t>
      </w:r>
    </w:p>
    <w:p w:rsidR="00F21384" w:rsidRDefault="00F21384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F21384" w:rsidRDefault="00F21384" w:rsidP="00F21384">
      <w:pPr>
        <w:pStyle w:val="Ttulo3"/>
      </w:pPr>
      <w:r>
        <w:lastRenderedPageBreak/>
        <w:t>Inyección de falla e</w:t>
      </w:r>
      <w:r w:rsidRPr="00E95FE8">
        <w:t xml:space="preserve">xponencial </w:t>
      </w:r>
      <w:r>
        <w:t>(</w:t>
      </w:r>
      <w:proofErr w:type="spellStart"/>
      <w:r>
        <w:t>V</w:t>
      </w:r>
      <w:r w:rsidRPr="00F21384">
        <w:rPr>
          <w:vertAlign w:val="subscript"/>
        </w:rPr>
        <w:t>ref</w:t>
      </w:r>
      <w:proofErr w:type="spellEnd"/>
      <w:r>
        <w:t xml:space="preserve"> = 1.61</w:t>
      </w:r>
      <w:r w:rsidRPr="00E95FE8">
        <w:t>5</w:t>
      </w:r>
      <w:r>
        <w:t>V):</w:t>
      </w:r>
      <w:r w:rsidR="00E61C7F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C7F" w:rsidRPr="00E61C7F">
        <w:t xml:space="preserve"> </w:t>
      </w:r>
      <w:r w:rsidR="00E61C7F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2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C7F" w:rsidRPr="00E61C7F">
        <w:t xml:space="preserve"> </w:t>
      </w:r>
      <w:r w:rsidR="00E61C7F"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2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C7F" w:rsidRPr="00E61C7F">
        <w:t xml:space="preserve"> </w:t>
      </w:r>
      <w:r w:rsidR="00E61C7F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2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C7F" w:rsidRPr="00E61C7F">
        <w:t xml:space="preserve"> </w:t>
      </w:r>
      <w:r w:rsidR="00E61C7F"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2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C7F" w:rsidRPr="00E61C7F">
        <w:t xml:space="preserve"> </w:t>
      </w:r>
      <w:r w:rsidR="00E61C7F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2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C7F" w:rsidRPr="00E61C7F">
        <w:t xml:space="preserve"> </w:t>
      </w:r>
      <w:r w:rsidR="00E61C7F"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2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C7F" w:rsidRPr="00E61C7F">
        <w:t xml:space="preserve"> </w:t>
      </w:r>
    </w:p>
    <w:p w:rsidR="00D310C6" w:rsidRDefault="00F21384" w:rsidP="00F21384">
      <w:pPr>
        <w:pStyle w:val="Ttulo3"/>
      </w:pPr>
      <w:r>
        <w:t>Inyección de falla trapezoidal</w:t>
      </w:r>
      <w:r w:rsidRPr="00E95FE8">
        <w:t xml:space="preserve"> </w:t>
      </w:r>
      <w:r>
        <w:t>(</w:t>
      </w:r>
      <w:proofErr w:type="spellStart"/>
      <w:r>
        <w:t>V</w:t>
      </w:r>
      <w:r w:rsidRPr="00F21384">
        <w:rPr>
          <w:vertAlign w:val="subscript"/>
        </w:rPr>
        <w:t>ref</w:t>
      </w:r>
      <w:proofErr w:type="spellEnd"/>
      <w:r>
        <w:t xml:space="preserve"> = </w:t>
      </w:r>
      <w:r w:rsidRPr="00E95FE8">
        <w:t>1.005</w:t>
      </w:r>
      <w:r>
        <w:t>V):</w:t>
      </w:r>
      <w:r w:rsidR="00E61C7F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2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C7F" w:rsidRPr="00E61C7F">
        <w:t xml:space="preserve"> </w:t>
      </w:r>
    </w:p>
    <w:p w:rsidR="00F21384" w:rsidRDefault="00E61C7F" w:rsidP="00F21384">
      <w:pPr>
        <w:pStyle w:val="Ttulo3"/>
      </w:pPr>
      <w:r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2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1C7F">
        <w:t xml:space="preserve"> </w:t>
      </w:r>
      <w:r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3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1C7F">
        <w:t xml:space="preserve"> </w:t>
      </w:r>
      <w:r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3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1C7F">
        <w:t xml:space="preserve"> </w:t>
      </w:r>
      <w:r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3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1384" w:rsidRPr="00F21384">
        <w:t xml:space="preserve"> </w:t>
      </w:r>
      <w:r w:rsidR="00F21384"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3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1384" w:rsidRPr="00F21384">
        <w:t xml:space="preserve"> </w:t>
      </w:r>
      <w:r w:rsidR="00F21384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34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1384" w:rsidRPr="00F21384">
        <w:t xml:space="preserve"> </w:t>
      </w:r>
    </w:p>
    <w:p w:rsidR="00F21384" w:rsidRDefault="00F21384" w:rsidP="00F21384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F21384" w:rsidRDefault="00F21384" w:rsidP="00F21384">
      <w:pPr>
        <w:pStyle w:val="Ttulo3"/>
      </w:pPr>
      <w:r>
        <w:lastRenderedPageBreak/>
        <w:t>Inyección de falla trapezoidal</w:t>
      </w:r>
      <w:r w:rsidRPr="00E95FE8">
        <w:t xml:space="preserve"> </w:t>
      </w:r>
      <w:r>
        <w:t>(</w:t>
      </w:r>
      <w:proofErr w:type="spellStart"/>
      <w:r>
        <w:t>V</w:t>
      </w:r>
      <w:r w:rsidRPr="00F21384">
        <w:rPr>
          <w:vertAlign w:val="subscript"/>
        </w:rPr>
        <w:t>ref</w:t>
      </w:r>
      <w:proofErr w:type="spellEnd"/>
      <w:r>
        <w:t xml:space="preserve"> = 1.31</w:t>
      </w:r>
      <w:r w:rsidRPr="00E95FE8">
        <w:t>5</w:t>
      </w:r>
      <w:r>
        <w:t>V):</w:t>
      </w:r>
      <w:r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3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1384">
        <w:t xml:space="preserve"> </w:t>
      </w:r>
      <w:r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3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1384">
        <w:t xml:space="preserve"> </w:t>
      </w:r>
      <w:r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3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1384">
        <w:t xml:space="preserve"> </w:t>
      </w:r>
      <w:r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3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1384">
        <w:t xml:space="preserve"> </w:t>
      </w:r>
      <w:r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3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1384">
        <w:t xml:space="preserve"> </w:t>
      </w:r>
      <w:r>
        <w:rPr>
          <w:noProof/>
          <w:lang w:eastAsia="es-AR"/>
        </w:rPr>
        <w:drawing>
          <wp:inline distT="0" distB="0" distL="0" distR="0">
            <wp:extent cx="5131508" cy="3240000"/>
            <wp:effectExtent l="19050" t="0" r="0" b="0"/>
            <wp:docPr id="40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508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1384">
        <w:t xml:space="preserve"> </w:t>
      </w:r>
      <w:r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41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1384">
        <w:t xml:space="preserve"> </w:t>
      </w:r>
    </w:p>
    <w:p w:rsidR="00D310C6" w:rsidRDefault="00F21384" w:rsidP="00F21384">
      <w:pPr>
        <w:pStyle w:val="Ttulo3"/>
      </w:pPr>
      <w:r>
        <w:t>Inyección de falla trapezoidal</w:t>
      </w:r>
      <w:r w:rsidRPr="00E95FE8">
        <w:t xml:space="preserve"> </w:t>
      </w:r>
      <w:r>
        <w:t>(</w:t>
      </w:r>
      <w:proofErr w:type="spellStart"/>
      <w:r>
        <w:t>V</w:t>
      </w:r>
      <w:r w:rsidRPr="00F21384">
        <w:rPr>
          <w:vertAlign w:val="subscript"/>
        </w:rPr>
        <w:t>ref</w:t>
      </w:r>
      <w:proofErr w:type="spellEnd"/>
      <w:r>
        <w:t xml:space="preserve"> = </w:t>
      </w:r>
      <w:r w:rsidRPr="00E95FE8">
        <w:t>1.</w:t>
      </w:r>
      <w:r>
        <w:t>61</w:t>
      </w:r>
      <w:r w:rsidRPr="00E95FE8">
        <w:t>5</w:t>
      </w:r>
      <w:r>
        <w:t>V):</w:t>
      </w:r>
      <w:r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4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1384">
        <w:t xml:space="preserve"> </w:t>
      </w:r>
    </w:p>
    <w:p w:rsidR="00C81206" w:rsidRDefault="00D310C6" w:rsidP="00F21384">
      <w:pPr>
        <w:pStyle w:val="Ttulo3"/>
        <w:rPr>
          <w:ins w:id="10" w:author="FABRICIO" w:date="2010-08-13T09:51:00Z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52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143500" cy="3448050"/>
            <wp:effectExtent l="19050" t="0" r="0" b="0"/>
            <wp:docPr id="5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-6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1384"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4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1384" w:rsidRPr="00F21384">
        <w:t xml:space="preserve"> </w:t>
      </w:r>
      <w:r w:rsidR="00F21384">
        <w:rPr>
          <w:noProof/>
          <w:lang w:eastAsia="es-AR"/>
        </w:rPr>
        <w:drawing>
          <wp:inline distT="0" distB="0" distL="0" distR="0">
            <wp:extent cx="5145882" cy="3240000"/>
            <wp:effectExtent l="19050" t="0" r="0" b="0"/>
            <wp:docPr id="46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1384" w:rsidRPr="00F21384">
        <w:t xml:space="preserve"> </w:t>
      </w:r>
      <w:r w:rsidR="00F21384">
        <w:rPr>
          <w:noProof/>
          <w:lang w:eastAsia="es-AR"/>
        </w:rPr>
        <w:lastRenderedPageBreak/>
        <w:drawing>
          <wp:inline distT="0" distB="0" distL="0" distR="0">
            <wp:extent cx="5145882" cy="3240000"/>
            <wp:effectExtent l="19050" t="0" r="0" b="0"/>
            <wp:docPr id="47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1384" w:rsidRPr="00F21384">
        <w:t xml:space="preserve"> </w:t>
      </w:r>
      <w:r w:rsidR="00F21384">
        <w:rPr>
          <w:noProof/>
          <w:lang w:eastAsia="es-AR"/>
        </w:rPr>
        <w:drawing>
          <wp:inline distT="0" distB="0" distL="0" distR="0">
            <wp:extent cx="5131508" cy="3240000"/>
            <wp:effectExtent l="19050" t="0" r="0" b="0"/>
            <wp:docPr id="4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508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ins w:id="11" w:author="FABRICIO" w:date="2010-08-13T09:51:00Z">
        <w:r w:rsidR="00C81206">
          <w:br w:type="page"/>
        </w:r>
      </w:ins>
    </w:p>
    <w:p w:rsidR="00C81206" w:rsidRPr="00C81206" w:rsidRDefault="00C81206" w:rsidP="00C81206">
      <w:pPr>
        <w:pStyle w:val="Ttulo2"/>
        <w:pBdr>
          <w:top w:val="single" w:sz="4" w:space="1" w:color="auto"/>
          <w:bottom w:val="single" w:sz="4" w:space="1" w:color="auto"/>
        </w:pBdr>
        <w:pPrChange w:id="12" w:author="FABRICIO" w:date="2010-08-13T09:52:00Z">
          <w:pPr>
            <w:pStyle w:val="Ttulo2"/>
          </w:pPr>
        </w:pPrChange>
      </w:pPr>
      <w:r w:rsidRPr="00C81206">
        <w:lastRenderedPageBreak/>
        <w:t>GRÁFICOS DE DISPERSIÓN –Campaña Automática</w:t>
      </w:r>
    </w:p>
    <w:p w:rsidR="00A34981" w:rsidRDefault="00CD0E95" w:rsidP="00A34981">
      <w:pPr>
        <w:pStyle w:val="ParrafoTESIS"/>
      </w:pPr>
      <w:r>
        <w:t xml:space="preserve">A continuación se encuentran las graficas de dispersión </w:t>
      </w:r>
      <w:r w:rsidR="00035B1B">
        <w:t>de errores de los demás bits de salida, producidos por la</w:t>
      </w:r>
      <w:r w:rsidR="003C27DA">
        <w:t xml:space="preserve"> i</w:t>
      </w:r>
      <w:r w:rsidR="00035B1B">
        <w:t>nyección de la falla tipo rampa</w:t>
      </w:r>
      <w:r w:rsidR="00735356">
        <w:t xml:space="preserve"> </w:t>
      </w:r>
      <w:ins w:id="13" w:author="FABRICIO" w:date="2010-08-13T09:44:00Z">
        <w:r w:rsidR="00735356">
          <w:t>en transistores PMOS</w:t>
        </w:r>
      </w:ins>
      <w:r w:rsidR="00035B1B">
        <w:t>. Si se observa detenidamente, se puede apreciar que para todos los bits de salida, los errores producidos tienen un</w:t>
      </w:r>
      <w:r w:rsidR="00800A9C">
        <w:t>a</w:t>
      </w:r>
      <w:r w:rsidR="00035B1B">
        <w:t xml:space="preserve"> duración </w:t>
      </w:r>
      <w:r w:rsidR="00E708A8">
        <w:t xml:space="preserve">aproximada de entre 8 y 10 </w:t>
      </w:r>
      <w:proofErr w:type="spellStart"/>
      <w:r w:rsidR="00E708A8">
        <w:t>nS</w:t>
      </w:r>
      <w:proofErr w:type="spellEnd"/>
      <w:del w:id="14" w:author="FABRICIO" w:date="2010-08-13T09:44:00Z">
        <w:r w:rsidR="00E708A8" w:rsidDel="00735356">
          <w:delText xml:space="preserve">, y solamente </w:delText>
        </w:r>
        <w:r w:rsidR="00693319" w:rsidDel="00735356">
          <w:delText>se ven afectados los transistores tipo PMOS</w:delText>
        </w:r>
      </w:del>
      <w:r w:rsidR="00693319">
        <w:t>.</w:t>
      </w:r>
      <w:r w:rsidR="00A34981">
        <w:t xml:space="preserve"> También es notable el aumento de tensión del error relacionado </w:t>
      </w:r>
      <w:r w:rsidR="00B71FC8">
        <w:t>a la ponderación de los bits de salida. Esto es cierto siempre, para todos los bits exceptuando el menos significativo (LSB).</w:t>
      </w:r>
    </w:p>
    <w:p w:rsidR="00531CBB" w:rsidRDefault="00CD0E95" w:rsidP="00CD0E95">
      <w:r>
        <w:rPr>
          <w:noProof/>
          <w:lang w:eastAsia="es-AR"/>
        </w:rPr>
        <w:drawing>
          <wp:inline distT="0" distB="0" distL="0" distR="0">
            <wp:extent cx="5600700" cy="3009900"/>
            <wp:effectExtent l="19050" t="0" r="0" b="0"/>
            <wp:docPr id="4" name="Imagen 1" descr="C:\Users\FABRICIO\Desktop\2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RICIO\Desktop\2SB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-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CBB" w:rsidRDefault="00531CBB" w:rsidP="00531CBB">
      <w:pPr>
        <w:pStyle w:val="Epgrafe"/>
        <w:pPrChange w:id="15" w:author="FABRICIO" w:date="2010-08-13T10:07:00Z">
          <w:pPr/>
        </w:pPrChange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)</w:t>
      </w:r>
      <w:r w:rsidRPr="00531CBB">
        <w:t xml:space="preserve"> </w:t>
      </w:r>
      <w:r>
        <w:t>Gráficas de dispersión del bit 2SB de salida para la falla tipo rampa.</w:t>
      </w:r>
    </w:p>
    <w:p w:rsidR="00531CBB" w:rsidRDefault="00CD0E95" w:rsidP="00531CBB">
      <w:pPr>
        <w:pStyle w:val="Epgrafe"/>
        <w:pPrChange w:id="16" w:author="FABRICIO" w:date="2010-08-13T10:07:00Z">
          <w:pPr/>
        </w:pPrChange>
      </w:pPr>
      <w:r>
        <w:rPr>
          <w:noProof/>
          <w:lang w:eastAsia="es-AR"/>
        </w:rPr>
        <w:lastRenderedPageBreak/>
        <w:drawing>
          <wp:inline distT="0" distB="0" distL="0" distR="0">
            <wp:extent cx="5600700" cy="3276600"/>
            <wp:effectExtent l="19050" t="0" r="0" b="0"/>
            <wp:docPr id="5" name="Imagen 2" descr="C:\Users\FABRICIO\Desktop\3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BRICIO\Desktop\3SB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-5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CBB" w:rsidRDefault="00531CBB" w:rsidP="00531CBB">
      <w:pPr>
        <w:pStyle w:val="Epgrafe"/>
        <w:pPrChange w:id="17" w:author="FABRICIO" w:date="2010-08-13T10:07:00Z">
          <w:pPr/>
        </w:pPrChange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) </w:t>
      </w:r>
      <w:r>
        <w:t>Gráficas de dispersión del bit 3SB de salida para la falla tipo rampa</w:t>
      </w:r>
      <w:proofErr w:type="gramStart"/>
      <w:r>
        <w:t>.</w:t>
      </w:r>
      <w:r w:rsidRPr="00652C02">
        <w:t>.</w:t>
      </w:r>
      <w:proofErr w:type="gramEnd"/>
    </w:p>
    <w:p w:rsidR="00531CBB" w:rsidRDefault="00CD0E95" w:rsidP="00531CBB">
      <w:pPr>
        <w:pStyle w:val="Epgrafe"/>
        <w:pPrChange w:id="18" w:author="FABRICIO" w:date="2010-08-13T10:07:00Z">
          <w:pPr/>
        </w:pPrChange>
      </w:pPr>
      <w:r>
        <w:rPr>
          <w:noProof/>
          <w:lang w:eastAsia="es-AR"/>
        </w:rPr>
        <w:drawing>
          <wp:inline distT="0" distB="0" distL="0" distR="0">
            <wp:extent cx="5595081" cy="2695074"/>
            <wp:effectExtent l="19050" t="0" r="5619" b="0"/>
            <wp:docPr id="6" name="Imagen 3" descr="C:\Users\FABRICIO\Desktop\4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BRICIO\Desktop\4SB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69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CBB" w:rsidRDefault="00531CBB" w:rsidP="00531CBB">
      <w:pPr>
        <w:pStyle w:val="Epgrafe"/>
        <w:pPrChange w:id="19" w:author="FABRICIO" w:date="2010-08-13T10:07:00Z">
          <w:pPr/>
        </w:pPrChange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)</w:t>
      </w:r>
      <w:r>
        <w:t xml:space="preserve"> Gráficas de dispersión del bit 4SB de salida para la falla tipo rampa.</w:t>
      </w:r>
    </w:p>
    <w:p w:rsidR="00531CBB" w:rsidRDefault="00CD0E95" w:rsidP="00531CBB">
      <w:pPr>
        <w:pStyle w:val="Epgrafe"/>
      </w:pPr>
      <w:r>
        <w:rPr>
          <w:noProof/>
          <w:lang w:eastAsia="es-AR"/>
        </w:rPr>
        <w:lastRenderedPageBreak/>
        <w:drawing>
          <wp:inline distT="0" distB="0" distL="0" distR="0">
            <wp:extent cx="5611729" cy="2550694"/>
            <wp:effectExtent l="19050" t="0" r="8021" b="0"/>
            <wp:docPr id="7" name="Imagen 4" descr="C:\Users\FABRICIO\Desktop\5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BRICIO\Desktop\5SB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54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CBB" w:rsidRDefault="00531CBB" w:rsidP="00531CBB">
      <w:pPr>
        <w:pStyle w:val="Epgrafe"/>
        <w:pPrChange w:id="20" w:author="FABRICIO" w:date="2010-08-13T10:07:00Z">
          <w:pPr/>
        </w:pPrChange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rPr>
          <w:noProof/>
        </w:rPr>
        <w:t xml:space="preserve">) </w:t>
      </w:r>
      <w:r>
        <w:t>Gráficas de dispersión del bit 5SB de salida para la falla tipo rampa.</w:t>
      </w:r>
    </w:p>
    <w:p w:rsidR="00CD0E95" w:rsidRDefault="00CD0E95" w:rsidP="00531CBB">
      <w:pPr>
        <w:pStyle w:val="Epgrafe"/>
        <w:pPrChange w:id="21" w:author="FABRICIO" w:date="2010-08-13T10:07:00Z">
          <w:pPr/>
        </w:pPrChange>
      </w:pPr>
      <w:r>
        <w:rPr>
          <w:noProof/>
          <w:lang w:eastAsia="es-AR"/>
        </w:rPr>
        <w:drawing>
          <wp:inline distT="0" distB="0" distL="0" distR="0">
            <wp:extent cx="5599897" cy="2671011"/>
            <wp:effectExtent l="19050" t="0" r="803" b="0"/>
            <wp:docPr id="8" name="Imagen 5" descr="C:\Users\FABRICIO\Desktop\M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BRICIO\Desktop\MSB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67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DA" w:rsidRDefault="00531CBB" w:rsidP="00531CBB">
      <w:pPr>
        <w:pStyle w:val="Epgrafe"/>
        <w:rPr>
          <w:ins w:id="22" w:author="FABRICIO" w:date="2010-08-13T09:45:00Z"/>
        </w:rPr>
        <w:pPrChange w:id="23" w:author="FABRICIO" w:date="2010-08-13T10:06:00Z">
          <w:pPr>
            <w:pStyle w:val="Epgrafe"/>
            <w:jc w:val="center"/>
          </w:pPr>
        </w:pPrChange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>)</w:t>
      </w:r>
      <w:r>
        <w:t xml:space="preserve"> </w:t>
      </w:r>
      <w:r w:rsidR="003C27DA">
        <w:t xml:space="preserve">Gráficas de dispersión </w:t>
      </w:r>
      <w:r>
        <w:t>del</w:t>
      </w:r>
      <w:r w:rsidR="003C27DA">
        <w:t xml:space="preserve"> bit </w:t>
      </w:r>
      <w:r>
        <w:t xml:space="preserve">MSB </w:t>
      </w:r>
      <w:r w:rsidR="003C27DA">
        <w:t>de salida para la falla tipo rampa.</w:t>
      </w:r>
    </w:p>
    <w:p w:rsidR="00735356" w:rsidRDefault="00735356" w:rsidP="00735356">
      <w:pPr>
        <w:rPr>
          <w:ins w:id="24" w:author="FABRICIO" w:date="2010-08-13T09:50:00Z"/>
        </w:rPr>
        <w:pPrChange w:id="25" w:author="FABRICIO" w:date="2010-08-13T09:45:00Z">
          <w:pPr>
            <w:pStyle w:val="Epgrafe"/>
            <w:jc w:val="center"/>
          </w:pPr>
        </w:pPrChange>
      </w:pPr>
      <w:ins w:id="26" w:author="FABRICIO" w:date="2010-08-13T09:50:00Z">
        <w:r>
          <w:t>También</w:t>
        </w:r>
      </w:ins>
      <w:ins w:id="27" w:author="FABRICIO" w:date="2010-08-13T09:45:00Z">
        <w:r>
          <w:t xml:space="preserve"> durante el </w:t>
        </w:r>
      </w:ins>
      <w:ins w:id="28" w:author="FABRICIO" w:date="2010-08-13T09:50:00Z">
        <w:r>
          <w:t>análisis</w:t>
        </w:r>
      </w:ins>
      <w:ins w:id="29" w:author="FABRICIO" w:date="2010-08-13T09:45:00Z">
        <w:r>
          <w:t xml:space="preserve"> </w:t>
        </w:r>
      </w:ins>
      <w:ins w:id="30" w:author="FABRICIO" w:date="2010-08-13T09:46:00Z">
        <w:r>
          <w:t xml:space="preserve">se observan puntos aislados en las graficas que no presentan </w:t>
        </w:r>
      </w:ins>
      <w:ins w:id="31" w:author="FABRICIO" w:date="2010-08-13T09:47:00Z">
        <w:r>
          <w:t>duración</w:t>
        </w:r>
      </w:ins>
      <w:ins w:id="32" w:author="FABRICIO" w:date="2010-08-13T09:46:00Z">
        <w:r>
          <w:t xml:space="preserve"> </w:t>
        </w:r>
      </w:ins>
      <w:ins w:id="33" w:author="FABRICIO" w:date="2010-08-13T09:47:00Z">
        <w:r>
          <w:t xml:space="preserve">alguna de evento, pero si variaciones de </w:t>
        </w:r>
        <w:r>
          <w:t>tensión</w:t>
        </w:r>
        <w:r>
          <w:t>. La gran mayoría de estos puntos son errores del simulador utilizados</w:t>
        </w:r>
      </w:ins>
      <w:ins w:id="34" w:author="FABRICIO" w:date="2010-08-13T09:49:00Z">
        <w:r>
          <w:t xml:space="preserve"> y </w:t>
        </w:r>
        <w:r>
          <w:t>requerirían</w:t>
        </w:r>
        <w:r>
          <w:t xml:space="preserve"> un </w:t>
        </w:r>
      </w:ins>
      <w:ins w:id="35" w:author="FABRICIO" w:date="2010-08-13T09:50:00Z">
        <w:r>
          <w:t>análisis</w:t>
        </w:r>
      </w:ins>
      <w:ins w:id="36" w:author="FABRICIO" w:date="2010-08-13T09:49:00Z">
        <w:r>
          <w:t xml:space="preserve"> detallado junto al simulador para determinar </w:t>
        </w:r>
        <w:proofErr w:type="spellStart"/>
        <w:r>
          <w:t>cuales</w:t>
        </w:r>
        <w:proofErr w:type="spellEnd"/>
        <w:r>
          <w:t xml:space="preserve"> fueron sus </w:t>
        </w:r>
        <w:r>
          <w:t>orígenes</w:t>
        </w:r>
        <w:r>
          <w:t>.</w:t>
        </w:r>
      </w:ins>
    </w:p>
    <w:p w:rsidR="00735356" w:rsidRPr="00735356" w:rsidRDefault="00735356" w:rsidP="00735356">
      <w:pPr>
        <w:pPrChange w:id="37" w:author="FABRICIO" w:date="2010-08-13T09:45:00Z">
          <w:pPr>
            <w:pStyle w:val="Epgrafe"/>
            <w:jc w:val="center"/>
          </w:pPr>
        </w:pPrChange>
      </w:pPr>
    </w:p>
    <w:sectPr w:rsidR="00735356" w:rsidRPr="00735356" w:rsidSect="0090270B">
      <w:pgSz w:w="11907" w:h="16840" w:code="9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F1558"/>
    <w:rsid w:val="00035B1B"/>
    <w:rsid w:val="000B2534"/>
    <w:rsid w:val="001F1558"/>
    <w:rsid w:val="00387929"/>
    <w:rsid w:val="003C27DA"/>
    <w:rsid w:val="00440CBC"/>
    <w:rsid w:val="004D22C3"/>
    <w:rsid w:val="00531CBB"/>
    <w:rsid w:val="00580F22"/>
    <w:rsid w:val="006258A3"/>
    <w:rsid w:val="00671218"/>
    <w:rsid w:val="00693319"/>
    <w:rsid w:val="007042C3"/>
    <w:rsid w:val="00735356"/>
    <w:rsid w:val="007F7B6C"/>
    <w:rsid w:val="00800A9C"/>
    <w:rsid w:val="0090270B"/>
    <w:rsid w:val="00A25D48"/>
    <w:rsid w:val="00A34981"/>
    <w:rsid w:val="00B22B64"/>
    <w:rsid w:val="00B71FC8"/>
    <w:rsid w:val="00C81206"/>
    <w:rsid w:val="00C82893"/>
    <w:rsid w:val="00CD0E95"/>
    <w:rsid w:val="00D310C6"/>
    <w:rsid w:val="00E61C7F"/>
    <w:rsid w:val="00E708A8"/>
    <w:rsid w:val="00E95FE8"/>
    <w:rsid w:val="00EE01E3"/>
    <w:rsid w:val="00F21384"/>
    <w:rsid w:val="00FB07A8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774D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15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138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F15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0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0CB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3C27D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arrafoTESIS">
    <w:name w:val="Parrafo_TESIS"/>
    <w:basedOn w:val="Normal"/>
    <w:autoRedefine/>
    <w:qFormat/>
    <w:rsid w:val="00B22B64"/>
    <w:pPr>
      <w:spacing w:before="120" w:after="120" w:line="360" w:lineRule="auto"/>
      <w:ind w:firstLine="709"/>
      <w:jc w:val="both"/>
    </w:pPr>
    <w:rPr>
      <w:rFonts w:cstheme="minorHAnsi"/>
    </w:rPr>
  </w:style>
  <w:style w:type="character" w:customStyle="1" w:styleId="Ttulo3Car">
    <w:name w:val="Título 3 Car"/>
    <w:basedOn w:val="Fuentedeprrafopredeter"/>
    <w:link w:val="Ttulo3"/>
    <w:uiPriority w:val="9"/>
    <w:rsid w:val="00F2138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41" Type="http://schemas.openxmlformats.org/officeDocument/2006/relationships/image" Target="media/image37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3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png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png"/><Relationship Id="rId8" Type="http://schemas.openxmlformats.org/officeDocument/2006/relationships/image" Target="media/image4.emf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D6EA69-9225-415A-9E49-5FA8D33A4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25</Pages>
  <Words>350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FABRICIO</cp:lastModifiedBy>
  <cp:revision>13</cp:revision>
  <dcterms:created xsi:type="dcterms:W3CDTF">2010-07-24T00:10:00Z</dcterms:created>
  <dcterms:modified xsi:type="dcterms:W3CDTF">2010-08-13T13:59:00Z</dcterms:modified>
</cp:coreProperties>
</file>