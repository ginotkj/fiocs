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1079" w:rsidRDefault="0067784E" w:rsidP="00F77660">
      <w:pPr>
        <w:pStyle w:val="Ttulo1"/>
      </w:pPr>
      <w:r>
        <w:t>APÉ</w:t>
      </w:r>
      <w:r w:rsidR="00481079">
        <w:t>NDICE B: Especificaciones de diseño.</w:t>
      </w:r>
    </w:p>
    <w:p w:rsidR="001F1CC8" w:rsidRPr="00F77660" w:rsidRDefault="001F1CC8" w:rsidP="00F77660">
      <w:pPr>
        <w:pStyle w:val="IntroCAPTESIS"/>
        <w:rPr>
          <w:iCs/>
        </w:rPr>
      </w:pPr>
      <w:r w:rsidRPr="00F77660">
        <w:rPr>
          <w:iCs/>
        </w:rPr>
        <w:t>En este apéndice se presentara información extra sobre el proceso de diseño, se ilustraran esquemáticos y analizará de las interconexiones internas del conversor, de la lógica combinacional, simulaciones de verificación e información extra utilizada durante el proceso de diseño y análisis.</w:t>
      </w:r>
    </w:p>
    <w:p w:rsidR="00481079" w:rsidRDefault="00481079" w:rsidP="00F77660">
      <w:pPr>
        <w:pStyle w:val="Ttulo2"/>
        <w:pBdr>
          <w:top w:val="single" w:sz="4" w:space="1" w:color="auto"/>
          <w:bottom w:val="single" w:sz="4" w:space="1" w:color="auto"/>
        </w:pBdr>
      </w:pPr>
      <w:r>
        <w:t>COMPARADOR</w:t>
      </w:r>
    </w:p>
    <w:p w:rsidR="00481079" w:rsidRDefault="00481079" w:rsidP="005D35A4">
      <w:pPr>
        <w:pStyle w:val="ParrafoTESIS"/>
        <w:rPr>
          <w:ins w:id="0" w:author="FABRICIO" w:date="2010-08-11T18:43:00Z"/>
          <w:lang w:eastAsia="es-AR"/>
        </w:rPr>
      </w:pPr>
      <w:r>
        <w:rPr>
          <w:lang w:eastAsia="es-AR"/>
        </w:rPr>
        <w:t>Para la caracterización se realizaron</w:t>
      </w:r>
      <w:r w:rsidR="0067784E">
        <w:rPr>
          <w:lang w:eastAsia="es-AR"/>
        </w:rPr>
        <w:t xml:space="preserve"> varios análisis extras. Las grá</w:t>
      </w:r>
      <w:r>
        <w:rPr>
          <w:lang w:eastAsia="es-AR"/>
        </w:rPr>
        <w:t>ficas e información faltantes en la documentación se encuentran a continuación.</w:t>
      </w:r>
    </w:p>
    <w:p w:rsidR="0015399A" w:rsidRDefault="0015399A" w:rsidP="005D35A4">
      <w:pPr>
        <w:pStyle w:val="ParrafoTESIS"/>
        <w:rPr>
          <w:lang w:eastAsia="es-AR"/>
        </w:rPr>
      </w:pPr>
      <w:ins w:id="1" w:author="FABRICIO" w:date="2010-08-11T18:43:00Z">
        <w:r>
          <w:rPr>
            <w:lang w:eastAsia="es-AR"/>
          </w:rPr>
          <w:t xml:space="preserve">El </w:t>
        </w:r>
      </w:ins>
      <w:ins w:id="2" w:author="FABRICIO" w:date="2010-08-11T18:44:00Z">
        <w:r>
          <w:rPr>
            <w:lang w:eastAsia="es-AR"/>
          </w:rPr>
          <w:t>esquemático</w:t>
        </w:r>
      </w:ins>
      <w:ins w:id="3" w:author="FABRICIO" w:date="2010-08-11T18:43:00Z">
        <w:r>
          <w:rPr>
            <w:lang w:eastAsia="es-AR"/>
          </w:rPr>
          <w:t xml:space="preserve"> del comparador y el dimensionamiento de sus </w:t>
        </w:r>
      </w:ins>
      <w:ins w:id="4" w:author="FABRICIO" w:date="2010-08-11T20:18:00Z">
        <w:r w:rsidR="008A2EEE">
          <w:rPr>
            <w:lang w:eastAsia="es-AR"/>
          </w:rPr>
          <w:t>transistores</w:t>
        </w:r>
      </w:ins>
      <w:ins w:id="5" w:author="FABRICIO" w:date="2010-08-11T18:43:00Z">
        <w:r>
          <w:rPr>
            <w:lang w:eastAsia="es-AR"/>
          </w:rPr>
          <w:t xml:space="preserve"> se ve representado en la </w:t>
        </w:r>
      </w:ins>
      <w:ins w:id="6" w:author="FABRICIO" w:date="2010-08-11T18:44:00Z">
        <w:r w:rsidR="007833C5">
          <w:rPr>
            <w:lang w:eastAsia="es-AR"/>
          </w:rPr>
          <w:fldChar w:fldCharType="begin"/>
        </w:r>
        <w:r>
          <w:rPr>
            <w:lang w:eastAsia="es-AR"/>
          </w:rPr>
          <w:instrText xml:space="preserve"> REF _Ref269315574 \h </w:instrText>
        </w:r>
      </w:ins>
      <w:r w:rsidR="007833C5">
        <w:rPr>
          <w:lang w:eastAsia="es-AR"/>
        </w:rPr>
      </w:r>
      <w:r w:rsidR="007833C5">
        <w:rPr>
          <w:lang w:eastAsia="es-AR"/>
        </w:rPr>
        <w:fldChar w:fldCharType="separate"/>
      </w:r>
      <w:ins w:id="7" w:author="FABRICIO" w:date="2010-08-11T18:44:00Z">
        <w:r>
          <w:t xml:space="preserve">Figura </w:t>
        </w:r>
        <w:r>
          <w:rPr>
            <w:noProof/>
          </w:rPr>
          <w:t>1</w:t>
        </w:r>
        <w:r w:rsidR="007833C5">
          <w:rPr>
            <w:lang w:eastAsia="es-AR"/>
          </w:rPr>
          <w:fldChar w:fldCharType="end"/>
        </w:r>
        <w:r>
          <w:rPr>
            <w:lang w:eastAsia="es-AR"/>
          </w:rPr>
          <w:t>. Se trata de un</w:t>
        </w:r>
      </w:ins>
      <w:ins w:id="8" w:author="FABRICIO" w:date="2010-08-11T20:27:00Z">
        <w:r w:rsidR="008A2EEE">
          <w:rPr>
            <w:lang w:eastAsia="es-AR"/>
          </w:rPr>
          <w:t xml:space="preserve"> comparador de </w:t>
        </w:r>
      </w:ins>
      <w:ins w:id="9" w:author="FABRICIO" w:date="2010-08-11T18:44:00Z">
        <w:r>
          <w:rPr>
            <w:lang w:eastAsia="es-AR"/>
          </w:rPr>
          <w:t xml:space="preserve">arquitectura de dos etapas, </w:t>
        </w:r>
        <w:proofErr w:type="spellStart"/>
        <w:r>
          <w:rPr>
            <w:lang w:eastAsia="es-AR"/>
          </w:rPr>
          <w:t>Miley</w:t>
        </w:r>
        <w:proofErr w:type="spellEnd"/>
        <w:r>
          <w:rPr>
            <w:lang w:eastAsia="es-AR"/>
          </w:rPr>
          <w:t xml:space="preserve"> sin compensación</w:t>
        </w:r>
      </w:ins>
      <w:ins w:id="10" w:author="FABRICIO" w:date="2010-08-11T20:23:00Z">
        <w:r w:rsidR="008A2EEE">
          <w:rPr>
            <w:lang w:eastAsia="es-AR"/>
          </w:rPr>
          <w:t>.</w:t>
        </w:r>
      </w:ins>
      <w:ins w:id="11" w:author="FABRICIO" w:date="2010-08-11T20:28:00Z">
        <w:r w:rsidR="008A2EEE">
          <w:rPr>
            <w:lang w:eastAsia="es-AR"/>
          </w:rPr>
          <w:t xml:space="preserve"> El dimensionamiento de transistores se realiz</w:t>
        </w:r>
      </w:ins>
      <w:ins w:id="12" w:author="FABRICIO" w:date="2010-08-11T20:35:00Z">
        <w:r w:rsidR="00AB2EA9">
          <w:rPr>
            <w:lang w:eastAsia="es-AR"/>
          </w:rPr>
          <w:t>ó</w:t>
        </w:r>
      </w:ins>
      <w:ins w:id="13" w:author="FABRICIO" w:date="2010-08-11T20:28:00Z">
        <w:r w:rsidR="008A2EEE">
          <w:rPr>
            <w:lang w:eastAsia="es-AR"/>
          </w:rPr>
          <w:t xml:space="preserve"> tal que la ganancia del </w:t>
        </w:r>
        <w:proofErr w:type="spellStart"/>
        <w:r w:rsidR="008A2EEE">
          <w:rPr>
            <w:lang w:eastAsia="es-AR"/>
          </w:rPr>
          <w:t>compardor</w:t>
        </w:r>
        <w:proofErr w:type="spellEnd"/>
        <w:r w:rsidR="008A2EEE">
          <w:rPr>
            <w:lang w:eastAsia="es-AR"/>
          </w:rPr>
          <w:t xml:space="preserve"> permita resoluciones de señal de entrada del orden de los </w:t>
        </w:r>
      </w:ins>
      <w:proofErr w:type="spellStart"/>
      <w:ins w:id="14" w:author="FABRICIO" w:date="2010-08-11T20:33:00Z">
        <w:r w:rsidR="00AB2EA9">
          <w:rPr>
            <w:lang w:eastAsia="es-AR"/>
          </w:rPr>
          <w:t>milivoltios</w:t>
        </w:r>
      </w:ins>
      <w:proofErr w:type="spellEnd"/>
      <w:ins w:id="15" w:author="FABRICIO" w:date="2010-08-11T20:37:00Z">
        <w:r w:rsidR="00AB2EA9">
          <w:rPr>
            <w:lang w:eastAsia="es-AR"/>
          </w:rPr>
          <w:t xml:space="preserve"> y</w:t>
        </w:r>
      </w:ins>
      <w:ins w:id="16" w:author="FABRICIO" w:date="2010-08-11T20:35:00Z">
        <w:r w:rsidR="00AB2EA9">
          <w:rPr>
            <w:lang w:eastAsia="es-AR"/>
          </w:rPr>
          <w:t xml:space="preserve"> retardos de respuesta menores a 10uS</w:t>
        </w:r>
      </w:ins>
      <w:ins w:id="17" w:author="FABRICIO" w:date="2010-08-11T20:37:00Z">
        <w:r w:rsidR="00AB2EA9">
          <w:rPr>
            <w:lang w:eastAsia="es-AR"/>
          </w:rPr>
          <w:t>.</w:t>
        </w:r>
      </w:ins>
    </w:p>
    <w:p w:rsidR="00481079" w:rsidDel="00AB2EA9" w:rsidRDefault="00481079" w:rsidP="005D35A4">
      <w:pPr>
        <w:pStyle w:val="ParrafoTESIS"/>
        <w:rPr>
          <w:del w:id="18" w:author="FABRICIO" w:date="2010-08-11T20:37:00Z"/>
        </w:rPr>
      </w:pPr>
      <w:del w:id="19" w:author="FABRICIO" w:date="2010-08-11T20:37:00Z">
        <w:r w:rsidDel="00AB2EA9">
          <w:delText>Dimensionamiento de los transistores</w:delText>
        </w:r>
        <w:r w:rsidR="0067784E" w:rsidDel="00AB2EA9">
          <w:delText xml:space="preserve"> y esquemático</w:delText>
        </w:r>
        <w:r w:rsidDel="00AB2EA9">
          <w:delText>:</w:delText>
        </w:r>
        <w:r w:rsidR="0067784E" w:rsidDel="00AB2EA9">
          <w:delText xml:space="preserve"> </w:delText>
        </w:r>
      </w:del>
    </w:p>
    <w:p w:rsidR="00481079" w:rsidRDefault="00481079" w:rsidP="00481079">
      <w:pPr>
        <w:jc w:val="center"/>
      </w:pPr>
      <w:r>
        <w:rPr>
          <w:noProof/>
          <w:lang w:eastAsia="es-AR"/>
        </w:rPr>
        <w:drawing>
          <wp:inline distT="0" distB="0" distL="0" distR="0">
            <wp:extent cx="4053436" cy="4157932"/>
            <wp:effectExtent l="19050" t="0" r="4214" b="0"/>
            <wp:docPr id="2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368" cy="4173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1DC" w:rsidRDefault="005B2021" w:rsidP="005B2021">
      <w:pPr>
        <w:pStyle w:val="Epgrafe"/>
        <w:jc w:val="center"/>
        <w:rPr>
          <w:b w:val="0"/>
        </w:rPr>
      </w:pPr>
      <w:bookmarkStart w:id="20" w:name="_Ref269315574"/>
      <w:r>
        <w:t xml:space="preserve">Figura </w:t>
      </w:r>
      <w:fldSimple w:instr=" SEQ Figura \* ARABIC ">
        <w:r w:rsidR="00531F9F">
          <w:rPr>
            <w:noProof/>
          </w:rPr>
          <w:t>1</w:t>
        </w:r>
      </w:fldSimple>
      <w:bookmarkEnd w:id="20"/>
      <w:r>
        <w:t xml:space="preserve">) </w:t>
      </w:r>
      <w:r w:rsidR="00481079" w:rsidRPr="006E591B">
        <w:t>Esquemático del comparador y dimensiones de sus transistores.</w:t>
      </w:r>
    </w:p>
    <w:p w:rsidR="00AB1D76" w:rsidRDefault="00AB1D76" w:rsidP="005D35A4">
      <w:pPr>
        <w:pStyle w:val="ParrafoTESIS"/>
        <w:rPr>
          <w:ins w:id="21" w:author="FABRICIO" w:date="2010-08-11T20:48:00Z"/>
        </w:rPr>
      </w:pPr>
      <w:ins w:id="22" w:author="FABRICIO" w:date="2010-08-11T20:38:00Z">
        <w:r>
          <w:lastRenderedPageBreak/>
          <w:t>El</w:t>
        </w:r>
      </w:ins>
      <w:ins w:id="23" w:author="FABRICIO" w:date="2010-08-11T20:39:00Z">
        <w:r>
          <w:t xml:space="preserve"> </w:t>
        </w:r>
      </w:ins>
      <w:ins w:id="24" w:author="FABRICIO" w:date="2010-08-11T20:40:00Z">
        <w:r>
          <w:t>esquemático</w:t>
        </w:r>
      </w:ins>
      <w:ins w:id="25" w:author="FABRICIO" w:date="2010-08-11T20:39:00Z">
        <w:r>
          <w:t xml:space="preserve"> de la </w:t>
        </w:r>
        <w:r w:rsidR="007833C5">
          <w:fldChar w:fldCharType="begin"/>
        </w:r>
        <w:r>
          <w:instrText xml:space="preserve"> REF _Ref269315574 \h </w:instrText>
        </w:r>
      </w:ins>
      <w:r w:rsidR="007833C5">
        <w:fldChar w:fldCharType="separate"/>
      </w:r>
      <w:ins w:id="26" w:author="FABRICIO" w:date="2010-08-11T20:39:00Z">
        <w:r>
          <w:t xml:space="preserve">Figura </w:t>
        </w:r>
        <w:r>
          <w:rPr>
            <w:noProof/>
          </w:rPr>
          <w:t>1</w:t>
        </w:r>
        <w:r w:rsidR="007833C5">
          <w:fldChar w:fldCharType="end"/>
        </w:r>
        <w:r>
          <w:t xml:space="preserve"> cuenta con un par diferencial de</w:t>
        </w:r>
      </w:ins>
      <w:ins w:id="27" w:author="FABRICIO" w:date="2010-08-11T20:55:00Z">
        <w:r w:rsidR="00387A3D">
          <w:t xml:space="preserve"> salida</w:t>
        </w:r>
      </w:ins>
      <w:ins w:id="28" w:author="FABRICIO" w:date="2010-08-11T20:39:00Z">
        <w:r>
          <w:t xml:space="preserve"> </w:t>
        </w:r>
      </w:ins>
      <w:ins w:id="29" w:author="FABRICIO" w:date="2010-08-11T20:49:00Z">
        <w:r>
          <w:t xml:space="preserve">única (Single </w:t>
        </w:r>
        <w:proofErr w:type="spellStart"/>
        <w:r>
          <w:t>Ended</w:t>
        </w:r>
        <w:proofErr w:type="spellEnd"/>
        <w:r>
          <w:t>)</w:t>
        </w:r>
      </w:ins>
      <w:ins w:id="30" w:author="FABRICIO" w:date="2010-08-11T20:41:00Z">
        <w:r>
          <w:t xml:space="preserve"> como primera etapa, y un negador </w:t>
        </w:r>
        <w:proofErr w:type="spellStart"/>
        <w:r>
          <w:t>drenador</w:t>
        </w:r>
        <w:proofErr w:type="spellEnd"/>
        <w:r>
          <w:t xml:space="preserve"> de corriente en la segunda etapa. </w:t>
        </w:r>
      </w:ins>
      <w:ins w:id="31" w:author="FABRICIO" w:date="2010-08-11T20:48:00Z">
        <w:r>
          <w:t xml:space="preserve">La entrada inversora del comparador es identificada con el nombre de </w:t>
        </w:r>
        <w:proofErr w:type="spellStart"/>
        <w:r>
          <w:t>VINneg</w:t>
        </w:r>
        <w:proofErr w:type="spellEnd"/>
        <w:r>
          <w:t xml:space="preserve"> y corresponde con la entrada de la </w:t>
        </w:r>
      </w:ins>
      <w:ins w:id="32" w:author="FABRICIO" w:date="2010-08-11T20:49:00Z">
        <w:r>
          <w:t>señal</w:t>
        </w:r>
      </w:ins>
      <w:ins w:id="33" w:author="FABRICIO" w:date="2010-08-11T20:48:00Z">
        <w:r>
          <w:t xml:space="preserve"> </w:t>
        </w:r>
      </w:ins>
      <w:ins w:id="34" w:author="FABRICIO" w:date="2010-08-11T20:49:00Z">
        <w:r>
          <w:t>a conver</w:t>
        </w:r>
      </w:ins>
      <w:ins w:id="35" w:author="FABRICIO" w:date="2010-08-11T20:52:00Z">
        <w:r>
          <w:t xml:space="preserve">tir. La entrada no negadora se identifica como </w:t>
        </w:r>
        <w:proofErr w:type="spellStart"/>
        <w:r>
          <w:t>VINpos</w:t>
        </w:r>
        <w:proofErr w:type="spellEnd"/>
        <w:r>
          <w:t xml:space="preserve"> y corresponde con la entrada de la </w:t>
        </w:r>
      </w:ins>
      <w:ins w:id="36" w:author="FABRICIO" w:date="2010-08-11T20:53:00Z">
        <w:r>
          <w:t>tensión</w:t>
        </w:r>
      </w:ins>
      <w:ins w:id="37" w:author="FABRICIO" w:date="2010-08-11T20:52:00Z">
        <w:r>
          <w:t xml:space="preserve"> </w:t>
        </w:r>
      </w:ins>
      <w:ins w:id="38" w:author="FABRICIO" w:date="2010-08-11T20:53:00Z">
        <w:r>
          <w:t xml:space="preserve">de referencia proveniente de la cadena de resistencias. La salida del comparador es identificada como </w:t>
        </w:r>
        <w:proofErr w:type="spellStart"/>
        <w:r>
          <w:t>NDout</w:t>
        </w:r>
        <w:proofErr w:type="spellEnd"/>
        <w:r>
          <w:t>.</w:t>
        </w:r>
      </w:ins>
    </w:p>
    <w:p w:rsidR="00AB2EA9" w:rsidRPr="00AB1D76" w:rsidRDefault="00AB1D76" w:rsidP="005D35A4">
      <w:pPr>
        <w:pStyle w:val="ParrafoTESIS"/>
        <w:rPr>
          <w:ins w:id="39" w:author="FABRICIO" w:date="2010-08-11T20:38:00Z"/>
        </w:rPr>
      </w:pPr>
      <w:ins w:id="40" w:author="FABRICIO" w:date="2010-08-11T20:42:00Z">
        <w:r>
          <w:t xml:space="preserve">Con ambas etapas se logra una ganancia de salida </w:t>
        </w:r>
        <w:proofErr w:type="spellStart"/>
        <w:r>
          <w:t>V</w:t>
        </w:r>
        <w:r w:rsidR="007833C5" w:rsidRPr="007833C5">
          <w:rPr>
            <w:vertAlign w:val="subscript"/>
            <w:rPrChange w:id="41" w:author="FABRICIO" w:date="2010-08-11T20:43:00Z">
              <w:rPr>
                <w:rFonts w:cstheme="minorBidi"/>
              </w:rPr>
            </w:rPrChange>
          </w:rPr>
          <w:t>out</w:t>
        </w:r>
        <w:proofErr w:type="spellEnd"/>
        <w:r>
          <w:t>/</w:t>
        </w:r>
        <w:proofErr w:type="spellStart"/>
        <w:r>
          <w:t>V</w:t>
        </w:r>
        <w:r w:rsidR="007833C5" w:rsidRPr="007833C5">
          <w:rPr>
            <w:vertAlign w:val="subscript"/>
            <w:rPrChange w:id="42" w:author="FABRICIO" w:date="2010-08-11T20:43:00Z">
              <w:rPr>
                <w:rFonts w:cstheme="minorBidi"/>
              </w:rPr>
            </w:rPrChange>
          </w:rPr>
          <w:t>in</w:t>
        </w:r>
      </w:ins>
      <w:proofErr w:type="spellEnd"/>
      <w:ins w:id="43" w:author="FABRICIO" w:date="2010-08-11T20:43:00Z">
        <w:r>
          <w:t xml:space="preserve"> &gt; 24500 veces. </w:t>
        </w:r>
      </w:ins>
      <w:ins w:id="44" w:author="FABRICIO" w:date="2010-08-11T20:45:00Z">
        <w:r>
          <w:t xml:space="preserve">Esto se logró </w:t>
        </w:r>
      </w:ins>
      <w:ins w:id="45" w:author="FABRICIO" w:date="2010-08-11T20:46:00Z">
        <w:r>
          <w:t>luego de iterativas pruebas de aumento de la</w:t>
        </w:r>
      </w:ins>
      <w:ins w:id="46" w:author="FABRICIO" w:date="2010-08-11T20:47:00Z">
        <w:r>
          <w:t xml:space="preserve"> </w:t>
        </w:r>
      </w:ins>
      <w:ins w:id="47" w:author="FABRICIO" w:date="2010-08-11T20:45:00Z">
        <w:r>
          <w:t xml:space="preserve">resistencia </w:t>
        </w:r>
        <w:proofErr w:type="spellStart"/>
        <w:r>
          <w:t>R</w:t>
        </w:r>
      </w:ins>
      <w:ins w:id="48" w:author="FABRICIO" w:date="2010-08-11T20:47:00Z">
        <w:r>
          <w:t>d</w:t>
        </w:r>
      </w:ins>
      <w:proofErr w:type="spellEnd"/>
      <w:ins w:id="49" w:author="FABRICIO" w:date="2010-08-11T20:45:00Z">
        <w:r>
          <w:t xml:space="preserve"> </w:t>
        </w:r>
      </w:ins>
      <w:ins w:id="50" w:author="FABRICIO" w:date="2010-08-11T20:47:00Z">
        <w:r>
          <w:t>en</w:t>
        </w:r>
      </w:ins>
      <w:ins w:id="51" w:author="FABRICIO" w:date="2010-08-11T20:45:00Z">
        <w:r>
          <w:t xml:space="preserve"> los nodos </w:t>
        </w:r>
        <w:proofErr w:type="spellStart"/>
        <w:r>
          <w:t>N</w:t>
        </w:r>
      </w:ins>
      <w:ins w:id="52" w:author="FABRICIO" w:date="2010-08-11T20:47:00Z">
        <w:r>
          <w:t>Dpos</w:t>
        </w:r>
      </w:ins>
      <w:proofErr w:type="spellEnd"/>
      <w:ins w:id="53" w:author="FABRICIO" w:date="2010-08-11T20:45:00Z">
        <w:r>
          <w:t xml:space="preserve"> y </w:t>
        </w:r>
        <w:proofErr w:type="spellStart"/>
        <w:r>
          <w:t>ND</w:t>
        </w:r>
      </w:ins>
      <w:ins w:id="54" w:author="FABRICIO" w:date="2010-08-11T20:47:00Z">
        <w:r>
          <w:t>out</w:t>
        </w:r>
      </w:ins>
      <w:proofErr w:type="spellEnd"/>
      <w:ins w:id="55" w:author="FABRICIO" w:date="2010-08-11T20:45:00Z">
        <w:r>
          <w:t xml:space="preserve"> y </w:t>
        </w:r>
      </w:ins>
      <w:ins w:id="56" w:author="FABRICIO" w:date="2010-08-11T20:47:00Z">
        <w:r>
          <w:t xml:space="preserve">definiendo </w:t>
        </w:r>
      </w:ins>
      <w:ins w:id="57" w:author="FABRICIO" w:date="2010-08-11T20:45:00Z">
        <w:r>
          <w:t xml:space="preserve">una corriente de </w:t>
        </w:r>
        <w:proofErr w:type="spellStart"/>
        <w:r>
          <w:t>Bias</w:t>
        </w:r>
        <w:proofErr w:type="spellEnd"/>
        <w:r>
          <w:t xml:space="preserve"> para la etapa diferencial de 105uA y </w:t>
        </w:r>
      </w:ins>
      <w:ins w:id="58" w:author="FABRICIO" w:date="2010-08-11T20:54:00Z">
        <w:r w:rsidR="00387A3D">
          <w:t xml:space="preserve">para el negador </w:t>
        </w:r>
        <w:proofErr w:type="spellStart"/>
        <w:r w:rsidR="00387A3D">
          <w:t>drenador</w:t>
        </w:r>
        <w:proofErr w:type="spellEnd"/>
        <w:r w:rsidR="00387A3D">
          <w:t xml:space="preserve"> de corriente de </w:t>
        </w:r>
      </w:ins>
      <w:ins w:id="59" w:author="FABRICIO" w:date="2010-08-11T20:45:00Z">
        <w:r>
          <w:t>1.05mA.</w:t>
        </w:r>
      </w:ins>
      <w:ins w:id="60" w:author="FABRICIO" w:date="2010-08-11T20:56:00Z">
        <w:r w:rsidR="00387A3D">
          <w:t xml:space="preserve"> Se realizaron </w:t>
        </w:r>
      </w:ins>
      <w:ins w:id="61" w:author="FABRICIO" w:date="2010-08-11T21:00:00Z">
        <w:r w:rsidR="00387A3D">
          <w:t>pruebas</w:t>
        </w:r>
      </w:ins>
      <w:ins w:id="62" w:author="FABRICIO" w:date="2010-08-11T20:56:00Z">
        <w:r w:rsidR="00387A3D">
          <w:t xml:space="preserve"> para comprobar la ganancia </w:t>
        </w:r>
      </w:ins>
      <w:ins w:id="63" w:author="FABRICIO" w:date="2010-08-11T21:00:00Z">
        <w:r w:rsidR="00387A3D">
          <w:t xml:space="preserve">total </w:t>
        </w:r>
      </w:ins>
      <w:ins w:id="64" w:author="FABRICIO" w:date="2010-08-11T20:56:00Z">
        <w:r w:rsidR="00387A3D">
          <w:t xml:space="preserve">y offset que dicho diseño incorporaba, los </w:t>
        </w:r>
        <w:proofErr w:type="spellStart"/>
        <w:r w:rsidR="00387A3D">
          <w:t>caules</w:t>
        </w:r>
        <w:proofErr w:type="spellEnd"/>
        <w:r w:rsidR="00387A3D">
          <w:t xml:space="preserve"> debían de ser </w:t>
        </w:r>
      </w:ins>
      <w:ins w:id="65" w:author="FABRICIO" w:date="2010-08-11T21:00:00Z">
        <w:r w:rsidR="00387A3D">
          <w:t>mínimos</w:t>
        </w:r>
      </w:ins>
      <w:ins w:id="66" w:author="FABRICIO" w:date="2010-08-11T20:56:00Z">
        <w:r w:rsidR="00387A3D">
          <w:t xml:space="preserve"> para lograr una conversión </w:t>
        </w:r>
      </w:ins>
      <w:ins w:id="67" w:author="FABRICIO" w:date="2010-08-11T21:04:00Z">
        <w:r w:rsidR="00387A3D">
          <w:t>más</w:t>
        </w:r>
      </w:ins>
      <w:ins w:id="68" w:author="FABRICIO" w:date="2010-08-11T21:00:00Z">
        <w:r w:rsidR="00387A3D">
          <w:t xml:space="preserve"> exacta.</w:t>
        </w:r>
      </w:ins>
      <w:ins w:id="69" w:author="FABRICIO" w:date="2010-08-11T21:01:00Z">
        <w:r w:rsidR="00387A3D">
          <w:t xml:space="preserve"> La ganancia y el offset se aprecian en la </w:t>
        </w:r>
      </w:ins>
      <w:ins w:id="70" w:author="FABRICIO" w:date="2010-08-11T21:02:00Z">
        <w:r w:rsidR="007833C5">
          <w:fldChar w:fldCharType="begin"/>
        </w:r>
        <w:r w:rsidR="00387A3D">
          <w:instrText xml:space="preserve"> REF _Ref269323849 \h </w:instrText>
        </w:r>
      </w:ins>
      <w:r w:rsidR="007833C5">
        <w:fldChar w:fldCharType="separate"/>
      </w:r>
      <w:ins w:id="71" w:author="FABRICIO" w:date="2010-08-11T21:02:00Z">
        <w:r w:rsidR="00387A3D">
          <w:t xml:space="preserve">Figura </w:t>
        </w:r>
        <w:r w:rsidR="00387A3D">
          <w:rPr>
            <w:noProof/>
          </w:rPr>
          <w:t>2</w:t>
        </w:r>
        <w:r w:rsidR="007833C5">
          <w:fldChar w:fldCharType="end"/>
        </w:r>
        <w:r w:rsidR="00387A3D">
          <w:t xml:space="preserve"> a continuación (</w:t>
        </w:r>
      </w:ins>
      <w:ins w:id="72" w:author="FABRICIO" w:date="2010-08-11T21:03:00Z">
        <w:r w:rsidR="00387A3D">
          <w:t>las restantes en el capítulo 2</w:t>
        </w:r>
      </w:ins>
      <w:ins w:id="73" w:author="FABRICIO" w:date="2010-08-11T21:02:00Z">
        <w:r w:rsidR="00387A3D">
          <w:t>)</w:t>
        </w:r>
      </w:ins>
      <w:ins w:id="74" w:author="FABRICIO" w:date="2010-08-11T21:03:00Z">
        <w:r w:rsidR="00387A3D">
          <w:t>.</w:t>
        </w:r>
      </w:ins>
    </w:p>
    <w:p w:rsidR="00481079" w:rsidRDefault="00481079" w:rsidP="005D35A4">
      <w:pPr>
        <w:pStyle w:val="ParrafoTESIS"/>
      </w:pPr>
      <w:r>
        <w:t>Barrido de tensión continua y ganancia:</w:t>
      </w:r>
    </w:p>
    <w:p w:rsidR="00481079" w:rsidRDefault="00481079" w:rsidP="00481079">
      <w:pPr>
        <w:keepNext/>
        <w:jc w:val="center"/>
      </w:pPr>
      <w:r>
        <w:rPr>
          <w:noProof/>
          <w:lang w:eastAsia="es-AR"/>
        </w:rPr>
        <w:drawing>
          <wp:inline distT="0" distB="0" distL="0" distR="0">
            <wp:extent cx="5413912" cy="3240000"/>
            <wp:effectExtent l="19050" t="0" r="0" b="0"/>
            <wp:docPr id="2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912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5B2021" w:rsidP="005B2021">
      <w:pPr>
        <w:pStyle w:val="Epgrafe"/>
        <w:rPr>
          <w:ins w:id="75" w:author="FABRICIO" w:date="2010-08-11T21:04:00Z"/>
        </w:rPr>
      </w:pPr>
      <w:bookmarkStart w:id="76" w:name="_Ref269323849"/>
      <w:r>
        <w:t xml:space="preserve">Figura </w:t>
      </w:r>
      <w:fldSimple w:instr=" SEQ Figura \* ARABIC ">
        <w:r w:rsidR="00531F9F">
          <w:rPr>
            <w:noProof/>
          </w:rPr>
          <w:t>2</w:t>
        </w:r>
      </w:fldSimple>
      <w:bookmarkEnd w:id="76"/>
      <w:r>
        <w:t xml:space="preserve">) </w:t>
      </w:r>
      <w:r w:rsidR="00481079">
        <w:t>Barrido de tensión continua</w:t>
      </w:r>
      <w:r w:rsidR="00481079" w:rsidRPr="00EB575C">
        <w:t xml:space="preserve"> con </w:t>
      </w:r>
      <w:r w:rsidR="00481079">
        <w:t>V</w:t>
      </w:r>
      <w:r w:rsidR="00481079">
        <w:rPr>
          <w:vertAlign w:val="subscript"/>
        </w:rPr>
        <w:t>CM</w:t>
      </w:r>
      <w:r w:rsidR="00481079" w:rsidRPr="00EB575C">
        <w:t>=1.</w:t>
      </w:r>
      <w:r w:rsidR="00481079">
        <w:t>31</w:t>
      </w:r>
      <w:r w:rsidR="00481079" w:rsidRPr="00EB575C">
        <w:t>5</w:t>
      </w:r>
      <w:r w:rsidR="00481079">
        <w:t>V.</w:t>
      </w:r>
    </w:p>
    <w:p w:rsidR="00000000" w:rsidRDefault="00EC47DA">
      <w:pPr>
        <w:pPrChange w:id="77" w:author="FABRICIO" w:date="2010-08-11T21:04:00Z">
          <w:pPr>
            <w:pStyle w:val="Epgrafe"/>
          </w:pPr>
        </w:pPrChange>
      </w:pPr>
      <w:ins w:id="78" w:author="FABRICIO" w:date="2010-08-11T21:04:00Z">
        <w:r>
          <w:t xml:space="preserve">En las </w:t>
        </w:r>
        <w:r w:rsidR="007833C5">
          <w:fldChar w:fldCharType="begin"/>
        </w:r>
        <w:r>
          <w:instrText xml:space="preserve"> REF _Ref269324019 \h </w:instrText>
        </w:r>
      </w:ins>
      <w:r w:rsidR="007833C5">
        <w:fldChar w:fldCharType="separate"/>
      </w:r>
      <w:ins w:id="79" w:author="FABRICIO" w:date="2010-08-11T21:05:00Z">
        <w:r>
          <w:t>f</w:t>
        </w:r>
      </w:ins>
      <w:ins w:id="80" w:author="FABRICIO" w:date="2010-08-11T21:04:00Z">
        <w:r>
          <w:t xml:space="preserve">igura </w:t>
        </w:r>
        <w:r>
          <w:rPr>
            <w:noProof/>
          </w:rPr>
          <w:t>3</w:t>
        </w:r>
        <w:r w:rsidR="007833C5">
          <w:fldChar w:fldCharType="end"/>
        </w:r>
      </w:ins>
      <w:ins w:id="81" w:author="FABRICIO" w:date="2010-08-11T21:05:00Z">
        <w:r>
          <w:t xml:space="preserve"> y </w:t>
        </w:r>
      </w:ins>
      <w:ins w:id="82" w:author="FABRICIO" w:date="2010-08-11T21:04:00Z">
        <w:r w:rsidR="007833C5">
          <w:fldChar w:fldCharType="begin"/>
        </w:r>
        <w:r>
          <w:instrText xml:space="preserve"> REF _Ref269324020 \h </w:instrText>
        </w:r>
      </w:ins>
      <w:r w:rsidR="007833C5">
        <w:fldChar w:fldCharType="separate"/>
      </w:r>
      <w:ins w:id="83" w:author="FABRICIO" w:date="2010-08-11T21:04:00Z">
        <w:r>
          <w:rPr>
            <w:noProof/>
          </w:rPr>
          <w:t>4</w:t>
        </w:r>
        <w:r w:rsidR="007833C5">
          <w:fldChar w:fldCharType="end"/>
        </w:r>
      </w:ins>
      <w:ins w:id="84" w:author="FABRICIO" w:date="2010-08-11T21:05:00Z">
        <w:r>
          <w:t xml:space="preserve"> se presentan los tiempos de retardos se subida y de bajada del comparador para dos tensiones de referencia distintas</w:t>
        </w:r>
      </w:ins>
      <w:ins w:id="85" w:author="FABRICIO" w:date="2010-08-11T21:06:00Z">
        <w:r>
          <w:t>, y se comprueba que dichos retardos no superan los 10uS anteriormente planteados como límites.</w:t>
        </w:r>
      </w:ins>
    </w:p>
    <w:p w:rsidR="00481079" w:rsidDel="00B06A93" w:rsidRDefault="00481079" w:rsidP="005D35A4">
      <w:pPr>
        <w:pStyle w:val="ParrafoTESIS"/>
        <w:rPr>
          <w:del w:id="86" w:author="FABRICIO" w:date="2010-08-11T21:06:00Z"/>
        </w:rPr>
      </w:pPr>
      <w:del w:id="87" w:author="FABRICIO" w:date="2010-08-11T21:06:00Z">
        <w:r w:rsidDel="00B06A93">
          <w:delText>Análisis transitorio y retardos en respuesta:</w:delText>
        </w:r>
      </w:del>
    </w:p>
    <w:p w:rsidR="00481079" w:rsidRDefault="00481079" w:rsidP="00481079">
      <w:pPr>
        <w:keepNext/>
        <w:jc w:val="center"/>
      </w:pPr>
      <w:r>
        <w:rPr>
          <w:noProof/>
          <w:lang w:eastAsia="es-AR"/>
        </w:rPr>
        <w:lastRenderedPageBreak/>
        <w:drawing>
          <wp:inline distT="0" distB="0" distL="0" distR="0">
            <wp:extent cx="5484252" cy="3240000"/>
            <wp:effectExtent l="19050" t="0" r="2148" b="0"/>
            <wp:docPr id="3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252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5B2021" w:rsidP="005B2021">
      <w:pPr>
        <w:pStyle w:val="Epgrafe"/>
      </w:pPr>
      <w:bookmarkStart w:id="88" w:name="_Ref269324019"/>
      <w:r>
        <w:t xml:space="preserve">Figura </w:t>
      </w:r>
      <w:fldSimple w:instr=" SEQ Figura \* ARABIC ">
        <w:r w:rsidR="00531F9F">
          <w:rPr>
            <w:noProof/>
          </w:rPr>
          <w:t>3</w:t>
        </w:r>
      </w:fldSimple>
      <w:bookmarkEnd w:id="88"/>
      <w:r>
        <w:t xml:space="preserve">) </w:t>
      </w:r>
      <w:r w:rsidR="00481079">
        <w:t>Transitorio con V</w:t>
      </w:r>
      <w:r w:rsidR="00481079">
        <w:rPr>
          <w:vertAlign w:val="subscript"/>
        </w:rPr>
        <w:t>CM</w:t>
      </w:r>
      <w:r w:rsidR="00481079">
        <w:t>=1.005V.</w:t>
      </w:r>
    </w:p>
    <w:p w:rsidR="00481079" w:rsidRDefault="00481079" w:rsidP="00481079">
      <w:pPr>
        <w:keepNext/>
        <w:jc w:val="center"/>
      </w:pPr>
      <w:r>
        <w:rPr>
          <w:noProof/>
          <w:lang w:eastAsia="es-AR"/>
        </w:rPr>
        <w:drawing>
          <wp:inline distT="0" distB="0" distL="0" distR="0">
            <wp:extent cx="5586190" cy="3240000"/>
            <wp:effectExtent l="19050" t="0" r="0" b="0"/>
            <wp:docPr id="3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190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5B2021" w:rsidP="005B2021">
      <w:pPr>
        <w:pStyle w:val="Epgrafe"/>
      </w:pPr>
      <w:bookmarkStart w:id="89" w:name="_Ref269324020"/>
      <w:r>
        <w:t xml:space="preserve">Figura </w:t>
      </w:r>
      <w:fldSimple w:instr=" SEQ Figura \* ARABIC ">
        <w:r w:rsidR="00531F9F">
          <w:rPr>
            <w:noProof/>
          </w:rPr>
          <w:t>4</w:t>
        </w:r>
      </w:fldSimple>
      <w:bookmarkEnd w:id="89"/>
      <w:r>
        <w:t xml:space="preserve">) </w:t>
      </w:r>
      <w:r w:rsidR="00481079">
        <w:t>Transitorio con V</w:t>
      </w:r>
      <w:r w:rsidR="00481079">
        <w:rPr>
          <w:vertAlign w:val="subscript"/>
        </w:rPr>
        <w:t>CM</w:t>
      </w:r>
      <w:r w:rsidR="00481079">
        <w:t>=1.625V.</w:t>
      </w:r>
    </w:p>
    <w:p w:rsidR="00481079" w:rsidRDefault="00481079" w:rsidP="00F77660">
      <w:pPr>
        <w:pStyle w:val="Ttulo2"/>
        <w:pBdr>
          <w:top w:val="single" w:sz="4" w:space="1" w:color="auto"/>
          <w:bottom w:val="single" w:sz="4" w:space="1" w:color="auto"/>
        </w:pBdr>
      </w:pPr>
      <w:r>
        <w:t>COMPUERTAS</w:t>
      </w:r>
    </w:p>
    <w:p w:rsidR="001C59F1" w:rsidRDefault="00481079" w:rsidP="005D35A4">
      <w:pPr>
        <w:pStyle w:val="ParrafoTESIS"/>
        <w:rPr>
          <w:ins w:id="90" w:author="FABRICIO" w:date="2010-08-12T17:37:00Z"/>
        </w:rPr>
      </w:pPr>
      <w:r w:rsidRPr="00EB5C1E">
        <w:t>A continuación podemos ver la topología</w:t>
      </w:r>
      <w:ins w:id="91" w:author="FABRICIO" w:date="2010-08-12T17:29:00Z">
        <w:r w:rsidR="001A4698">
          <w:t xml:space="preserve"> clásica</w:t>
        </w:r>
      </w:ins>
      <w:r w:rsidRPr="00EB5C1E">
        <w:t xml:space="preserve"> de diseño de compuertas MOS</w:t>
      </w:r>
      <w:ins w:id="92" w:author="FABRICIO" w:date="2010-08-12T17:30:00Z">
        <w:r w:rsidR="001A4698">
          <w:t xml:space="preserve"> (</w:t>
        </w:r>
        <w:r w:rsidR="001A4698">
          <w:fldChar w:fldCharType="begin"/>
        </w:r>
        <w:r w:rsidR="001A4698">
          <w:instrText xml:space="preserve"> REF _Ref269397582 \h </w:instrText>
        </w:r>
      </w:ins>
      <w:r w:rsidR="001A4698">
        <w:fldChar w:fldCharType="separate"/>
      </w:r>
      <w:ins w:id="93" w:author="FABRICIO" w:date="2010-08-12T17:30:00Z">
        <w:r w:rsidR="001A4698">
          <w:t xml:space="preserve">Figura </w:t>
        </w:r>
        <w:r w:rsidR="001A4698">
          <w:rPr>
            <w:noProof/>
          </w:rPr>
          <w:t>5</w:t>
        </w:r>
        <w:r w:rsidR="001A4698">
          <w:fldChar w:fldCharType="end"/>
        </w:r>
        <w:r w:rsidR="001A4698">
          <w:t>)</w:t>
        </w:r>
      </w:ins>
      <w:r w:rsidRPr="00EB5C1E">
        <w:t xml:space="preserve"> y la</w:t>
      </w:r>
      <w:r w:rsidR="00CD6E5C">
        <w:t>s dimensiones individuales de ca</w:t>
      </w:r>
      <w:r w:rsidR="00CD6E5C" w:rsidRPr="00EB5C1E">
        <w:t>da</w:t>
      </w:r>
      <w:r w:rsidRPr="00EB5C1E">
        <w:t xml:space="preserve"> transistor para las distintas compuertas realizas para el flash</w:t>
      </w:r>
      <w:ins w:id="94" w:author="FABRICIO" w:date="2010-08-12T17:32:00Z">
        <w:r w:rsidR="001A4698">
          <w:t xml:space="preserve"> (</w:t>
        </w:r>
        <w:r w:rsidR="001A4698">
          <w:fldChar w:fldCharType="begin"/>
        </w:r>
        <w:r w:rsidR="001A4698">
          <w:instrText xml:space="preserve"> REF _Ref269397670 \h </w:instrText>
        </w:r>
      </w:ins>
      <w:r w:rsidR="001A4698">
        <w:fldChar w:fldCharType="separate"/>
      </w:r>
      <w:ins w:id="95" w:author="FABRICIO" w:date="2010-08-12T17:32:00Z">
        <w:r w:rsidR="001A4698">
          <w:t xml:space="preserve">Tabla </w:t>
        </w:r>
        <w:r w:rsidR="001A4698">
          <w:rPr>
            <w:noProof/>
          </w:rPr>
          <w:t>1</w:t>
        </w:r>
        <w:r w:rsidR="001A4698">
          <w:fldChar w:fldCharType="end"/>
        </w:r>
        <w:r w:rsidR="001A4698">
          <w:t>)</w:t>
        </w:r>
      </w:ins>
      <w:r w:rsidRPr="00EB5C1E">
        <w:t xml:space="preserve">. Como ya se </w:t>
      </w:r>
      <w:r w:rsidR="00CD6E5C">
        <w:t>mencionó</w:t>
      </w:r>
      <w:r w:rsidRPr="00EB5C1E">
        <w:t xml:space="preserve"> en </w:t>
      </w:r>
      <w:del w:id="96" w:author="FABRICIO" w:date="2010-08-12T17:27:00Z">
        <w:r w:rsidRPr="00EB5C1E" w:rsidDel="001A4698">
          <w:delText>la parte teórica</w:delText>
        </w:r>
      </w:del>
      <w:ins w:id="97" w:author="FABRICIO" w:date="2010-08-12T17:27:00Z">
        <w:r w:rsidR="001A4698">
          <w:t>el APENDICE A</w:t>
        </w:r>
      </w:ins>
      <w:r w:rsidRPr="00EB5C1E">
        <w:t>, las dimensiones W de los transistores conectados en paralelo se suman, y las dimensiones L de los transistores en serie también.</w:t>
      </w:r>
    </w:p>
    <w:p w:rsidR="00145D20" w:rsidRDefault="00145D20" w:rsidP="005D35A4">
      <w:pPr>
        <w:pStyle w:val="ParrafoTESIS"/>
      </w:pPr>
      <w:ins w:id="98" w:author="FABRICIO" w:date="2010-08-12T17:37:00Z">
        <w:r>
          <w:lastRenderedPageBreak/>
          <w:t xml:space="preserve">Se realizaron 7 tipos de compuertas, todas con la misma </w:t>
        </w:r>
      </w:ins>
      <w:proofErr w:type="spellStart"/>
      <w:ins w:id="99" w:author="FABRICIO" w:date="2010-08-12T17:38:00Z">
        <w:r>
          <w:t>topología</w:t>
        </w:r>
      </w:ins>
      <w:ins w:id="100" w:author="FABRICIO" w:date="2010-08-12T17:37:00Z">
        <w:r>
          <w:t>.Los</w:t>
        </w:r>
        <w:proofErr w:type="spellEnd"/>
        <w:r>
          <w:t xml:space="preserve"> dimensionamientos fueron tales que las curvas </w:t>
        </w:r>
        <w:proofErr w:type="spellStart"/>
        <w:r>
          <w:t>curvas</w:t>
        </w:r>
        <w:proofErr w:type="spellEnd"/>
        <w:r>
          <w:t xml:space="preserve"> de </w:t>
        </w:r>
        <w:proofErr w:type="spellStart"/>
        <w:r>
          <w:t>tranferencia</w:t>
        </w:r>
        <w:proofErr w:type="spellEnd"/>
        <w:r>
          <w:t xml:space="preserve"> de voltaje (</w:t>
        </w:r>
      </w:ins>
      <w:ins w:id="101" w:author="FABRICIO" w:date="2010-08-12T17:39:00Z">
        <w:r>
          <w:t>VTC</w:t>
        </w:r>
      </w:ins>
      <w:ins w:id="102" w:author="FABRICIO" w:date="2010-08-12T17:37:00Z">
        <w:r>
          <w:t>)</w:t>
        </w:r>
      </w:ins>
      <w:ins w:id="103" w:author="FABRICIO" w:date="2010-08-12T17:39:00Z">
        <w:r>
          <w:t xml:space="preserve"> sean similares para todas ellas, con el fin de mejorar la </w:t>
        </w:r>
        <w:r>
          <w:t>precisión</w:t>
        </w:r>
        <w:r>
          <w:t xml:space="preserve"> del decodificar y de reducir el rango de tensiones en los cuales las compuertas generaban salidas con valores dentro de la zona de </w:t>
        </w:r>
      </w:ins>
      <w:ins w:id="104" w:author="FABRICIO" w:date="2010-08-12T17:40:00Z">
        <w:r>
          <w:t>indeterminación</w:t>
        </w:r>
      </w:ins>
      <w:ins w:id="105" w:author="FABRICIO" w:date="2010-08-12T17:39:00Z">
        <w:r>
          <w:t xml:space="preserve"> </w:t>
        </w:r>
      </w:ins>
      <w:ins w:id="106" w:author="FABRICIO" w:date="2010-08-12T17:40:00Z">
        <w:r>
          <w:t>de la lógica.</w:t>
        </w:r>
      </w:ins>
    </w:p>
    <w:p w:rsidR="009B71DC" w:rsidRDefault="001C59F1" w:rsidP="001C59F1">
      <w:pPr>
        <w:jc w:val="center"/>
      </w:pPr>
      <w:r>
        <w:rPr>
          <w:noProof/>
          <w:lang w:eastAsia="es-AR"/>
        </w:rPr>
        <w:drawing>
          <wp:inline distT="0" distB="0" distL="0" distR="0">
            <wp:extent cx="1300792" cy="1442181"/>
            <wp:effectExtent l="19050" t="0" r="0" b="0"/>
            <wp:docPr id="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625" cy="1445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2560248" cy="2268120"/>
            <wp:effectExtent l="19050" t="0" r="0" b="0"/>
            <wp:docPr id="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080" cy="2269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1C59F1" w:rsidP="001C59F1">
      <w:pPr>
        <w:jc w:val="center"/>
      </w:pPr>
      <w:r>
        <w:rPr>
          <w:noProof/>
          <w:lang w:eastAsia="es-AR"/>
        </w:rPr>
        <w:drawing>
          <wp:inline distT="0" distB="0" distL="0" distR="0">
            <wp:extent cx="4069870" cy="4410836"/>
            <wp:effectExtent l="19050" t="0" r="6830" b="0"/>
            <wp:docPr id="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135" cy="4420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D20" w:rsidRDefault="005B2021" w:rsidP="005B2021">
      <w:pPr>
        <w:pStyle w:val="Epgrafe"/>
      </w:pPr>
      <w:bookmarkStart w:id="107" w:name="_Ref269397582"/>
      <w:r>
        <w:t xml:space="preserve">Figura </w:t>
      </w:r>
      <w:fldSimple w:instr=" SEQ Figura \* ARABIC ">
        <w:r w:rsidR="00531F9F">
          <w:rPr>
            <w:noProof/>
          </w:rPr>
          <w:t>5</w:t>
        </w:r>
      </w:fldSimple>
      <w:bookmarkEnd w:id="107"/>
      <w:r>
        <w:t xml:space="preserve">) </w:t>
      </w:r>
      <w:r w:rsidR="00481079">
        <w:t>Esquemático de compuertas (NEG, NAND2 y NAND8)</w:t>
      </w:r>
    </w:p>
    <w:p w:rsidR="00145D20" w:rsidRDefault="00145D20" w:rsidP="00145D20">
      <w:pPr>
        <w:rPr>
          <w:color w:val="4F81BD" w:themeColor="accent1"/>
          <w:sz w:val="18"/>
          <w:szCs w:val="18"/>
        </w:rPr>
      </w:pPr>
      <w:r>
        <w:br w:type="page"/>
      </w:r>
    </w:p>
    <w:tbl>
      <w:tblPr>
        <w:tblStyle w:val="Sombreadomedio2-nfasis11"/>
        <w:tblW w:w="7679" w:type="dxa"/>
        <w:tblLook w:val="04A0"/>
        <w:tblPrChange w:id="108" w:author="FABRICIO" w:date="2010-08-12T17:35:00Z">
          <w:tblPr>
            <w:tblStyle w:val="Sombreadomedio2-nfasis11"/>
            <w:tblW w:w="9410" w:type="dxa"/>
            <w:tblLook w:val="04A0"/>
          </w:tblPr>
        </w:tblPrChange>
      </w:tblPr>
      <w:tblGrid>
        <w:gridCol w:w="1044"/>
        <w:gridCol w:w="1044"/>
        <w:gridCol w:w="855"/>
        <w:gridCol w:w="851"/>
        <w:gridCol w:w="767"/>
        <w:gridCol w:w="767"/>
        <w:gridCol w:w="767"/>
        <w:gridCol w:w="817"/>
        <w:gridCol w:w="767"/>
        <w:tblGridChange w:id="109">
          <w:tblGrid>
            <w:gridCol w:w="1044"/>
            <w:gridCol w:w="1044"/>
            <w:gridCol w:w="1046"/>
            <w:gridCol w:w="1046"/>
            <w:gridCol w:w="1046"/>
            <w:gridCol w:w="1046"/>
            <w:gridCol w:w="1046"/>
            <w:gridCol w:w="1046"/>
            <w:gridCol w:w="1046"/>
          </w:tblGrid>
        </w:tblGridChange>
      </w:tblGrid>
      <w:tr w:rsidR="00481079" w:rsidRPr="00B76123" w:rsidTr="001A4698">
        <w:trPr>
          <w:cnfStyle w:val="100000000000"/>
          <w:trHeight w:val="236"/>
          <w:trPrChange w:id="110" w:author="FABRICIO" w:date="2010-08-12T17:35:00Z">
            <w:trPr>
              <w:trHeight w:val="236"/>
            </w:trPr>
          </w:trPrChange>
        </w:trPr>
        <w:tc>
          <w:tcPr>
            <w:cnfStyle w:val="001000000100"/>
            <w:tcW w:w="1044" w:type="dxa"/>
            <w:tcPrChange w:id="111" w:author="FABRICIO" w:date="2010-08-12T17:35:00Z">
              <w:tcPr>
                <w:tcW w:w="1044" w:type="dxa"/>
              </w:tcPr>
            </w:tcPrChange>
          </w:tcPr>
          <w:p w:rsidR="00481079" w:rsidRPr="00B76123" w:rsidRDefault="00481079" w:rsidP="00D52F75">
            <w:pPr>
              <w:cnfStyle w:val="101000000100"/>
              <w:rPr>
                <w:color w:val="auto"/>
                <w:sz w:val="18"/>
                <w:szCs w:val="18"/>
              </w:rPr>
            </w:pPr>
          </w:p>
        </w:tc>
        <w:tc>
          <w:tcPr>
            <w:tcW w:w="1044" w:type="dxa"/>
            <w:tcPrChange w:id="112" w:author="FABRICIO" w:date="2010-08-12T17:35:00Z">
              <w:tcPr>
                <w:tcW w:w="1044" w:type="dxa"/>
              </w:tcPr>
            </w:tcPrChange>
          </w:tcPr>
          <w:p w:rsidR="00481079" w:rsidRPr="00B76123" w:rsidRDefault="00481079" w:rsidP="00D52F75">
            <w:pPr>
              <w:cnfStyle w:val="100000000000"/>
              <w:rPr>
                <w:color w:val="auto"/>
                <w:sz w:val="18"/>
                <w:szCs w:val="18"/>
              </w:rPr>
            </w:pPr>
          </w:p>
        </w:tc>
        <w:tc>
          <w:tcPr>
            <w:tcW w:w="855" w:type="dxa"/>
            <w:tcPrChange w:id="113" w:author="FABRICIO" w:date="2010-08-12T17:35:00Z">
              <w:tcPr>
                <w:tcW w:w="1046" w:type="dxa"/>
              </w:tcPr>
            </w:tcPrChange>
          </w:tcPr>
          <w:p w:rsidR="00481079" w:rsidRPr="00B76123" w:rsidRDefault="00481079" w:rsidP="00D52F75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NEG</w:t>
            </w:r>
          </w:p>
        </w:tc>
        <w:tc>
          <w:tcPr>
            <w:tcW w:w="851" w:type="dxa"/>
            <w:tcPrChange w:id="114" w:author="FABRICIO" w:date="2010-08-12T17:35:00Z">
              <w:tcPr>
                <w:tcW w:w="1046" w:type="dxa"/>
              </w:tcPr>
            </w:tcPrChange>
          </w:tcPr>
          <w:p w:rsidR="00481079" w:rsidRPr="00B76123" w:rsidRDefault="00481079" w:rsidP="00D52F75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NAND2</w:t>
            </w:r>
          </w:p>
        </w:tc>
        <w:tc>
          <w:tcPr>
            <w:tcW w:w="767" w:type="dxa"/>
            <w:tcPrChange w:id="115" w:author="FABRICIO" w:date="2010-08-12T17:35:00Z">
              <w:tcPr>
                <w:tcW w:w="1046" w:type="dxa"/>
              </w:tcPr>
            </w:tcPrChange>
          </w:tcPr>
          <w:p w:rsidR="00481079" w:rsidRPr="00B76123" w:rsidRDefault="00481079" w:rsidP="00D52F75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NAND3</w:t>
            </w:r>
          </w:p>
        </w:tc>
        <w:tc>
          <w:tcPr>
            <w:tcW w:w="767" w:type="dxa"/>
            <w:tcPrChange w:id="116" w:author="FABRICIO" w:date="2010-08-12T17:35:00Z">
              <w:tcPr>
                <w:tcW w:w="1046" w:type="dxa"/>
              </w:tcPr>
            </w:tcPrChange>
          </w:tcPr>
          <w:p w:rsidR="00481079" w:rsidRPr="00B76123" w:rsidRDefault="00481079" w:rsidP="00D52F75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NAND4</w:t>
            </w:r>
          </w:p>
        </w:tc>
        <w:tc>
          <w:tcPr>
            <w:tcW w:w="767" w:type="dxa"/>
            <w:tcPrChange w:id="117" w:author="FABRICIO" w:date="2010-08-12T17:35:00Z">
              <w:tcPr>
                <w:tcW w:w="1046" w:type="dxa"/>
              </w:tcPr>
            </w:tcPrChange>
          </w:tcPr>
          <w:p w:rsidR="00481079" w:rsidRPr="00B76123" w:rsidRDefault="00481079" w:rsidP="00D52F75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NAND5</w:t>
            </w:r>
          </w:p>
        </w:tc>
        <w:tc>
          <w:tcPr>
            <w:tcW w:w="817" w:type="dxa"/>
            <w:tcPrChange w:id="118" w:author="FABRICIO" w:date="2010-08-12T17:35:00Z">
              <w:tcPr>
                <w:tcW w:w="1046" w:type="dxa"/>
              </w:tcPr>
            </w:tcPrChange>
          </w:tcPr>
          <w:p w:rsidR="00481079" w:rsidRPr="00B76123" w:rsidRDefault="00481079" w:rsidP="00D52F75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NAND7</w:t>
            </w:r>
          </w:p>
        </w:tc>
        <w:tc>
          <w:tcPr>
            <w:tcW w:w="767" w:type="dxa"/>
            <w:tcPrChange w:id="119" w:author="FABRICIO" w:date="2010-08-12T17:35:00Z">
              <w:tcPr>
                <w:tcW w:w="1046" w:type="dxa"/>
              </w:tcPr>
            </w:tcPrChange>
          </w:tcPr>
          <w:p w:rsidR="00481079" w:rsidRPr="00B76123" w:rsidRDefault="00481079" w:rsidP="00D52F75">
            <w:pPr>
              <w:cnfStyle w:val="10000000000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  <w:t>NAND8</w:t>
            </w:r>
          </w:p>
        </w:tc>
      </w:tr>
      <w:tr w:rsidR="00481079" w:rsidRPr="00B76123" w:rsidTr="001A4698">
        <w:trPr>
          <w:cnfStyle w:val="000000100000"/>
          <w:trHeight w:val="236"/>
          <w:trPrChange w:id="120" w:author="FABRICIO" w:date="2010-08-12T17:35:00Z">
            <w:trPr>
              <w:trHeight w:val="236"/>
            </w:trPr>
          </w:trPrChange>
        </w:trPr>
        <w:tc>
          <w:tcPr>
            <w:cnfStyle w:val="001000000000"/>
            <w:tcW w:w="1044" w:type="dxa"/>
            <w:vMerge w:val="restart"/>
            <w:tcPrChange w:id="121" w:author="FABRICIO" w:date="2010-08-12T17:35:00Z">
              <w:tcPr>
                <w:tcW w:w="1044" w:type="dxa"/>
                <w:vMerge w:val="restart"/>
              </w:tcPr>
            </w:tcPrChange>
          </w:tcPr>
          <w:p w:rsidR="00481079" w:rsidRPr="00B76123" w:rsidRDefault="00481079" w:rsidP="00D52F75">
            <w:pPr>
              <w:jc w:val="center"/>
              <w:cnfStyle w:val="001000100000"/>
              <w:rPr>
                <w:sz w:val="18"/>
                <w:szCs w:val="18"/>
              </w:rPr>
            </w:pPr>
            <w:r w:rsidRPr="00B76123">
              <w:rPr>
                <w:color w:val="auto"/>
                <w:sz w:val="18"/>
                <w:szCs w:val="18"/>
              </w:rPr>
              <w:t>PMOS</w:t>
            </w:r>
          </w:p>
        </w:tc>
        <w:tc>
          <w:tcPr>
            <w:tcW w:w="1044" w:type="dxa"/>
            <w:tcPrChange w:id="122" w:author="FABRICIO" w:date="2010-08-12T17:35:00Z">
              <w:tcPr>
                <w:tcW w:w="1044" w:type="dxa"/>
              </w:tcPr>
            </w:tcPrChange>
          </w:tcPr>
          <w:p w:rsidR="00481079" w:rsidRPr="006E0F10" w:rsidRDefault="00481079" w:rsidP="00D52F75">
            <w:pPr>
              <w:jc w:val="center"/>
              <w:cnfStyle w:val="0000001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W</w:t>
            </w:r>
          </w:p>
        </w:tc>
        <w:tc>
          <w:tcPr>
            <w:tcW w:w="855" w:type="dxa"/>
            <w:tcPrChange w:id="123" w:author="FABRICIO" w:date="2010-08-12T17:35:00Z">
              <w:tcPr>
                <w:tcW w:w="1046" w:type="dxa"/>
              </w:tcPr>
            </w:tcPrChange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.93u</w:t>
            </w:r>
          </w:p>
        </w:tc>
        <w:tc>
          <w:tcPr>
            <w:tcW w:w="851" w:type="dxa"/>
            <w:tcPrChange w:id="124" w:author="FABRICIO" w:date="2010-08-12T17:35:00Z">
              <w:tcPr>
                <w:tcW w:w="1046" w:type="dxa"/>
              </w:tcPr>
            </w:tcPrChange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767" w:type="dxa"/>
            <w:tcPrChange w:id="125" w:author="FABRICIO" w:date="2010-08-12T17:35:00Z">
              <w:tcPr>
                <w:tcW w:w="1046" w:type="dxa"/>
              </w:tcPr>
            </w:tcPrChange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.26u</w:t>
            </w:r>
          </w:p>
        </w:tc>
        <w:tc>
          <w:tcPr>
            <w:tcW w:w="767" w:type="dxa"/>
            <w:tcPrChange w:id="126" w:author="FABRICIO" w:date="2010-08-12T17:35:00Z">
              <w:tcPr>
                <w:tcW w:w="1046" w:type="dxa"/>
              </w:tcPr>
            </w:tcPrChange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767" w:type="dxa"/>
            <w:tcPrChange w:id="127" w:author="FABRICIO" w:date="2010-08-12T17:35:00Z">
              <w:tcPr>
                <w:tcW w:w="1046" w:type="dxa"/>
              </w:tcPr>
            </w:tcPrChange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.44u</w:t>
            </w:r>
          </w:p>
        </w:tc>
        <w:tc>
          <w:tcPr>
            <w:tcW w:w="817" w:type="dxa"/>
            <w:tcPrChange w:id="128" w:author="FABRICIO" w:date="2010-08-12T17:35:00Z">
              <w:tcPr>
                <w:tcW w:w="1046" w:type="dxa"/>
              </w:tcPr>
            </w:tcPrChange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.58u</w:t>
            </w:r>
          </w:p>
        </w:tc>
        <w:tc>
          <w:tcPr>
            <w:tcW w:w="767" w:type="dxa"/>
            <w:tcPrChange w:id="129" w:author="FABRICIO" w:date="2010-08-12T17:35:00Z">
              <w:tcPr>
                <w:tcW w:w="1046" w:type="dxa"/>
              </w:tcPr>
            </w:tcPrChange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.68u</w:t>
            </w:r>
          </w:p>
        </w:tc>
      </w:tr>
      <w:tr w:rsidR="00481079" w:rsidRPr="00B76123" w:rsidTr="001A4698">
        <w:trPr>
          <w:trHeight w:val="155"/>
          <w:trPrChange w:id="130" w:author="FABRICIO" w:date="2010-08-12T17:35:00Z">
            <w:trPr>
              <w:trHeight w:val="155"/>
            </w:trPr>
          </w:trPrChange>
        </w:trPr>
        <w:tc>
          <w:tcPr>
            <w:cnfStyle w:val="001000000000"/>
            <w:tcW w:w="1044" w:type="dxa"/>
            <w:vMerge/>
            <w:tcPrChange w:id="131" w:author="FABRICIO" w:date="2010-08-12T17:35:00Z">
              <w:tcPr>
                <w:tcW w:w="1044" w:type="dxa"/>
                <w:vMerge/>
              </w:tcPr>
            </w:tcPrChange>
          </w:tcPr>
          <w:p w:rsidR="00481079" w:rsidRPr="00B76123" w:rsidRDefault="00481079" w:rsidP="00D52F75">
            <w:pPr>
              <w:jc w:val="center"/>
              <w:rPr>
                <w:color w:val="auto"/>
                <w:sz w:val="18"/>
                <w:szCs w:val="18"/>
              </w:rPr>
            </w:pPr>
          </w:p>
        </w:tc>
        <w:tc>
          <w:tcPr>
            <w:tcW w:w="1044" w:type="dxa"/>
            <w:tcPrChange w:id="132" w:author="FABRICIO" w:date="2010-08-12T17:35:00Z">
              <w:tcPr>
                <w:tcW w:w="1044" w:type="dxa"/>
              </w:tcPr>
            </w:tcPrChange>
          </w:tcPr>
          <w:p w:rsidR="00481079" w:rsidRPr="006E0F10" w:rsidRDefault="00481079" w:rsidP="00D52F75">
            <w:pPr>
              <w:jc w:val="center"/>
              <w:cnfStyle w:val="0000000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L</w:t>
            </w:r>
          </w:p>
        </w:tc>
        <w:tc>
          <w:tcPr>
            <w:tcW w:w="855" w:type="dxa"/>
            <w:tcPrChange w:id="133" w:author="FABRICIO" w:date="2010-08-12T17:35:00Z">
              <w:tcPr>
                <w:tcW w:w="1046" w:type="dxa"/>
              </w:tcPr>
            </w:tcPrChange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851" w:type="dxa"/>
            <w:tcPrChange w:id="134" w:author="FABRICIO" w:date="2010-08-12T17:35:00Z">
              <w:tcPr>
                <w:tcW w:w="1046" w:type="dxa"/>
              </w:tcPr>
            </w:tcPrChange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.186u</w:t>
            </w:r>
          </w:p>
        </w:tc>
        <w:tc>
          <w:tcPr>
            <w:tcW w:w="767" w:type="dxa"/>
            <w:tcPrChange w:id="135" w:author="FABRICIO" w:date="2010-08-12T17:35:00Z">
              <w:tcPr>
                <w:tcW w:w="1046" w:type="dxa"/>
              </w:tcPr>
            </w:tcPrChange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.25u</w:t>
            </w:r>
          </w:p>
        </w:tc>
        <w:tc>
          <w:tcPr>
            <w:tcW w:w="767" w:type="dxa"/>
            <w:tcPrChange w:id="136" w:author="FABRICIO" w:date="2010-08-12T17:35:00Z">
              <w:tcPr>
                <w:tcW w:w="1046" w:type="dxa"/>
              </w:tcPr>
            </w:tcPrChange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.33u</w:t>
            </w:r>
          </w:p>
        </w:tc>
        <w:tc>
          <w:tcPr>
            <w:tcW w:w="767" w:type="dxa"/>
            <w:tcPrChange w:id="137" w:author="FABRICIO" w:date="2010-08-12T17:35:00Z">
              <w:tcPr>
                <w:tcW w:w="1046" w:type="dxa"/>
              </w:tcPr>
            </w:tcPrChange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.41u</w:t>
            </w:r>
          </w:p>
        </w:tc>
        <w:tc>
          <w:tcPr>
            <w:tcW w:w="817" w:type="dxa"/>
            <w:tcPrChange w:id="138" w:author="FABRICIO" w:date="2010-08-12T17:35:00Z">
              <w:tcPr>
                <w:tcW w:w="1046" w:type="dxa"/>
              </w:tcPr>
            </w:tcPrChange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.58u</w:t>
            </w:r>
          </w:p>
        </w:tc>
        <w:tc>
          <w:tcPr>
            <w:tcW w:w="767" w:type="dxa"/>
            <w:tcPrChange w:id="139" w:author="FABRICIO" w:date="2010-08-12T17:35:00Z">
              <w:tcPr>
                <w:tcW w:w="1046" w:type="dxa"/>
              </w:tcPr>
            </w:tcPrChange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.67u</w:t>
            </w:r>
          </w:p>
        </w:tc>
      </w:tr>
      <w:tr w:rsidR="00481079" w:rsidRPr="00B76123" w:rsidTr="001A4698">
        <w:trPr>
          <w:cnfStyle w:val="000000100000"/>
          <w:trHeight w:val="236"/>
          <w:trPrChange w:id="140" w:author="FABRICIO" w:date="2010-08-12T17:35:00Z">
            <w:trPr>
              <w:trHeight w:val="236"/>
            </w:trPr>
          </w:trPrChange>
        </w:trPr>
        <w:tc>
          <w:tcPr>
            <w:cnfStyle w:val="001000000000"/>
            <w:tcW w:w="1044" w:type="dxa"/>
            <w:vMerge w:val="restart"/>
            <w:tcPrChange w:id="141" w:author="FABRICIO" w:date="2010-08-12T17:35:00Z">
              <w:tcPr>
                <w:tcW w:w="1044" w:type="dxa"/>
                <w:vMerge w:val="restart"/>
              </w:tcPr>
            </w:tcPrChange>
          </w:tcPr>
          <w:p w:rsidR="00481079" w:rsidRPr="00B76123" w:rsidRDefault="00481079" w:rsidP="00D52F75">
            <w:pPr>
              <w:jc w:val="center"/>
              <w:cnfStyle w:val="001000100000"/>
              <w:rPr>
                <w:color w:val="auto"/>
                <w:sz w:val="18"/>
                <w:szCs w:val="18"/>
              </w:rPr>
            </w:pPr>
            <w:r w:rsidRPr="00B76123">
              <w:rPr>
                <w:color w:val="auto"/>
                <w:sz w:val="18"/>
                <w:szCs w:val="18"/>
              </w:rPr>
              <w:t>NMOS</w:t>
            </w:r>
          </w:p>
        </w:tc>
        <w:tc>
          <w:tcPr>
            <w:tcW w:w="1044" w:type="dxa"/>
            <w:tcPrChange w:id="142" w:author="FABRICIO" w:date="2010-08-12T17:35:00Z">
              <w:tcPr>
                <w:tcW w:w="1044" w:type="dxa"/>
              </w:tcPr>
            </w:tcPrChange>
          </w:tcPr>
          <w:p w:rsidR="00481079" w:rsidRPr="006E0F10" w:rsidRDefault="00481079" w:rsidP="00D52F75">
            <w:pPr>
              <w:jc w:val="center"/>
              <w:cnfStyle w:val="0000001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W</w:t>
            </w:r>
          </w:p>
        </w:tc>
        <w:tc>
          <w:tcPr>
            <w:tcW w:w="855" w:type="dxa"/>
            <w:tcPrChange w:id="143" w:author="FABRICIO" w:date="2010-08-12T17:35:00Z">
              <w:tcPr>
                <w:tcW w:w="1046" w:type="dxa"/>
              </w:tcPr>
            </w:tcPrChange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.43u</w:t>
            </w:r>
          </w:p>
        </w:tc>
        <w:tc>
          <w:tcPr>
            <w:tcW w:w="851" w:type="dxa"/>
            <w:tcPrChange w:id="144" w:author="FABRICIO" w:date="2010-08-12T17:35:00Z">
              <w:tcPr>
                <w:tcW w:w="1046" w:type="dxa"/>
              </w:tcPr>
            </w:tcPrChange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.232u</w:t>
            </w:r>
          </w:p>
        </w:tc>
        <w:tc>
          <w:tcPr>
            <w:tcW w:w="767" w:type="dxa"/>
            <w:tcPrChange w:id="145" w:author="FABRICIO" w:date="2010-08-12T17:35:00Z">
              <w:tcPr>
                <w:tcW w:w="1046" w:type="dxa"/>
              </w:tcPr>
            </w:tcPrChange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.37u</w:t>
            </w:r>
          </w:p>
        </w:tc>
        <w:tc>
          <w:tcPr>
            <w:tcW w:w="767" w:type="dxa"/>
            <w:tcPrChange w:id="146" w:author="FABRICIO" w:date="2010-08-12T17:35:00Z">
              <w:tcPr>
                <w:tcW w:w="1046" w:type="dxa"/>
              </w:tcPr>
            </w:tcPrChange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.47u</w:t>
            </w:r>
          </w:p>
        </w:tc>
        <w:tc>
          <w:tcPr>
            <w:tcW w:w="767" w:type="dxa"/>
            <w:tcPrChange w:id="147" w:author="FABRICIO" w:date="2010-08-12T17:35:00Z">
              <w:tcPr>
                <w:tcW w:w="1046" w:type="dxa"/>
              </w:tcPr>
            </w:tcPrChange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1.042u</w:t>
            </w:r>
          </w:p>
        </w:tc>
        <w:tc>
          <w:tcPr>
            <w:tcW w:w="817" w:type="dxa"/>
            <w:tcPrChange w:id="148" w:author="FABRICIO" w:date="2010-08-12T17:35:00Z">
              <w:tcPr>
                <w:tcW w:w="1046" w:type="dxa"/>
              </w:tcPr>
            </w:tcPrChange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1.92u</w:t>
            </w:r>
          </w:p>
        </w:tc>
        <w:tc>
          <w:tcPr>
            <w:tcW w:w="767" w:type="dxa"/>
            <w:tcPrChange w:id="149" w:author="FABRICIO" w:date="2010-08-12T17:35:00Z">
              <w:tcPr>
                <w:tcW w:w="1046" w:type="dxa"/>
              </w:tcPr>
            </w:tcPrChange>
          </w:tcPr>
          <w:p w:rsidR="00481079" w:rsidRPr="00B76123" w:rsidRDefault="00481079" w:rsidP="00D52F75">
            <w:pPr>
              <w:cnfStyle w:val="0000001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2.55u</w:t>
            </w:r>
          </w:p>
        </w:tc>
      </w:tr>
      <w:tr w:rsidR="00481079" w:rsidRPr="00B76123" w:rsidTr="001A4698">
        <w:trPr>
          <w:trHeight w:val="155"/>
          <w:trPrChange w:id="150" w:author="FABRICIO" w:date="2010-08-12T17:35:00Z">
            <w:trPr>
              <w:trHeight w:val="155"/>
            </w:trPr>
          </w:trPrChange>
        </w:trPr>
        <w:tc>
          <w:tcPr>
            <w:cnfStyle w:val="001000000000"/>
            <w:tcW w:w="1044" w:type="dxa"/>
            <w:vMerge/>
            <w:tcPrChange w:id="151" w:author="FABRICIO" w:date="2010-08-12T17:35:00Z">
              <w:tcPr>
                <w:tcW w:w="1044" w:type="dxa"/>
                <w:vMerge/>
              </w:tcPr>
            </w:tcPrChange>
          </w:tcPr>
          <w:p w:rsidR="00481079" w:rsidRPr="00B76123" w:rsidRDefault="00481079" w:rsidP="00D52F75">
            <w:pPr>
              <w:rPr>
                <w:sz w:val="18"/>
                <w:szCs w:val="18"/>
              </w:rPr>
            </w:pPr>
          </w:p>
        </w:tc>
        <w:tc>
          <w:tcPr>
            <w:tcW w:w="1044" w:type="dxa"/>
            <w:tcPrChange w:id="152" w:author="FABRICIO" w:date="2010-08-12T17:35:00Z">
              <w:tcPr>
                <w:tcW w:w="1044" w:type="dxa"/>
              </w:tcPr>
            </w:tcPrChange>
          </w:tcPr>
          <w:p w:rsidR="00481079" w:rsidRPr="006E0F10" w:rsidRDefault="00481079" w:rsidP="00D52F75">
            <w:pPr>
              <w:jc w:val="center"/>
              <w:cnfStyle w:val="000000000000"/>
              <w:rPr>
                <w:b/>
                <w:sz w:val="18"/>
                <w:szCs w:val="18"/>
              </w:rPr>
            </w:pPr>
            <w:r w:rsidRPr="006E0F10">
              <w:rPr>
                <w:b/>
                <w:sz w:val="18"/>
                <w:szCs w:val="18"/>
              </w:rPr>
              <w:t>L</w:t>
            </w:r>
          </w:p>
        </w:tc>
        <w:tc>
          <w:tcPr>
            <w:tcW w:w="855" w:type="dxa"/>
            <w:tcPrChange w:id="153" w:author="FABRICIO" w:date="2010-08-12T17:35:00Z">
              <w:tcPr>
                <w:tcW w:w="1046" w:type="dxa"/>
              </w:tcPr>
            </w:tcPrChange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.43u</w:t>
            </w:r>
          </w:p>
        </w:tc>
        <w:tc>
          <w:tcPr>
            <w:tcW w:w="851" w:type="dxa"/>
            <w:tcPrChange w:id="154" w:author="FABRICIO" w:date="2010-08-12T17:35:00Z">
              <w:tcPr>
                <w:tcW w:w="1046" w:type="dxa"/>
              </w:tcPr>
            </w:tcPrChange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.2u</w:t>
            </w:r>
          </w:p>
        </w:tc>
        <w:tc>
          <w:tcPr>
            <w:tcW w:w="767" w:type="dxa"/>
            <w:tcPrChange w:id="155" w:author="FABRICIO" w:date="2010-08-12T17:35:00Z">
              <w:tcPr>
                <w:tcW w:w="1046" w:type="dxa"/>
              </w:tcPr>
            </w:tcPrChange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767" w:type="dxa"/>
            <w:tcPrChange w:id="156" w:author="FABRICIO" w:date="2010-08-12T17:35:00Z">
              <w:tcPr>
                <w:tcW w:w="1046" w:type="dxa"/>
              </w:tcPr>
            </w:tcPrChange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767" w:type="dxa"/>
            <w:tcPrChange w:id="157" w:author="FABRICIO" w:date="2010-08-12T17:35:00Z">
              <w:tcPr>
                <w:tcW w:w="1046" w:type="dxa"/>
              </w:tcPr>
            </w:tcPrChange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817" w:type="dxa"/>
            <w:tcPrChange w:id="158" w:author="FABRICIO" w:date="2010-08-12T17:35:00Z">
              <w:tcPr>
                <w:tcW w:w="1046" w:type="dxa"/>
              </w:tcPr>
            </w:tcPrChange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  <w:tc>
          <w:tcPr>
            <w:tcW w:w="767" w:type="dxa"/>
            <w:tcPrChange w:id="159" w:author="FABRICIO" w:date="2010-08-12T17:35:00Z">
              <w:tcPr>
                <w:tcW w:w="1046" w:type="dxa"/>
              </w:tcPr>
            </w:tcPrChange>
          </w:tcPr>
          <w:p w:rsidR="00481079" w:rsidRPr="00B76123" w:rsidRDefault="00481079" w:rsidP="00D52F75">
            <w:pPr>
              <w:cnfStyle w:val="00000000000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.18u</w:t>
            </w:r>
          </w:p>
        </w:tc>
      </w:tr>
    </w:tbl>
    <w:p w:rsidR="00481079" w:rsidRDefault="005B2021" w:rsidP="005B2021">
      <w:pPr>
        <w:pStyle w:val="Epgrafe"/>
      </w:pPr>
      <w:bookmarkStart w:id="160" w:name="_Ref269397670"/>
      <w:r>
        <w:t xml:space="preserve">Tabla </w:t>
      </w:r>
      <w:fldSimple w:instr=" SEQ Tabla \* ARABIC ">
        <w:r>
          <w:rPr>
            <w:noProof/>
          </w:rPr>
          <w:t>1</w:t>
        </w:r>
      </w:fldSimple>
      <w:bookmarkEnd w:id="160"/>
      <w:r>
        <w:t xml:space="preserve">) </w:t>
      </w:r>
      <w:r w:rsidR="00481079">
        <w:t>Dimensiones de los transistores en las Compuertas.</w:t>
      </w:r>
    </w:p>
    <w:p w:rsidR="00481079" w:rsidRPr="002C0EE8" w:rsidRDefault="00145D20" w:rsidP="005D35A4">
      <w:pPr>
        <w:pStyle w:val="ParrafoTESIS"/>
      </w:pPr>
      <w:ins w:id="161" w:author="FABRICIO" w:date="2010-08-12T17:41:00Z">
        <w:r>
          <w:t xml:space="preserve">Se </w:t>
        </w:r>
      </w:ins>
      <w:del w:id="162" w:author="FABRICIO" w:date="2010-08-12T17:41:00Z">
        <w:r w:rsidR="00481079" w:rsidRPr="002C0EE8" w:rsidDel="00145D20">
          <w:delText>R</w:delText>
        </w:r>
      </w:del>
      <w:ins w:id="163" w:author="FABRICIO" w:date="2010-08-12T17:41:00Z">
        <w:r>
          <w:t>r</w:t>
        </w:r>
      </w:ins>
      <w:r w:rsidR="00481079" w:rsidRPr="002C0EE8">
        <w:t>ealiz</w:t>
      </w:r>
      <w:del w:id="164" w:author="FABRICIO" w:date="2010-08-12T17:41:00Z">
        <w:r w:rsidR="00481079" w:rsidRPr="002C0EE8" w:rsidDel="00145D20">
          <w:delText>ando</w:delText>
        </w:r>
      </w:del>
      <w:ins w:id="165" w:author="FABRICIO" w:date="2010-08-12T17:41:00Z">
        <w:r>
          <w:t>ó</w:t>
        </w:r>
      </w:ins>
      <w:r w:rsidR="00481079" w:rsidRPr="002C0EE8">
        <w:t xml:space="preserve"> un análisis en conjunto de las compuertas, </w:t>
      </w:r>
      <w:r w:rsidR="00CD6E5C">
        <w:t>se obtuv</w:t>
      </w:r>
      <w:ins w:id="166" w:author="FABRICIO" w:date="2010-08-12T17:41:00Z">
        <w:r>
          <w:t>ieron</w:t>
        </w:r>
      </w:ins>
      <w:del w:id="167" w:author="FABRICIO" w:date="2010-08-12T17:41:00Z">
        <w:r w:rsidR="00CD6E5C" w:rsidDel="00145D20">
          <w:delText>o</w:delText>
        </w:r>
      </w:del>
      <w:r w:rsidR="00481079" w:rsidRPr="002C0EE8">
        <w:t xml:space="preserve"> las curvas características de </w:t>
      </w:r>
      <w:r w:rsidR="00481079" w:rsidRPr="00CD6E5C">
        <w:rPr>
          <w:i/>
        </w:rPr>
        <w:t>transferencia de voltaj</w:t>
      </w:r>
      <w:r w:rsidR="00481079" w:rsidRPr="002C0EE8">
        <w:t>e de las compuertas (VTC)</w:t>
      </w:r>
      <w:ins w:id="168" w:author="FABRICIO" w:date="2010-08-12T17:41:00Z">
        <w:r>
          <w:t xml:space="preserve"> ilustradas en la </w:t>
        </w:r>
      </w:ins>
      <w:ins w:id="169" w:author="FABRICIO" w:date="2010-08-12T17:42:00Z">
        <w:r>
          <w:fldChar w:fldCharType="begin"/>
        </w:r>
        <w:r>
          <w:instrText xml:space="preserve"> REF _Ref269398257 \h </w:instrText>
        </w:r>
      </w:ins>
      <w:r>
        <w:fldChar w:fldCharType="separate"/>
      </w:r>
      <w:ins w:id="170" w:author="FABRICIO" w:date="2010-08-12T17:42:00Z">
        <w:r>
          <w:t xml:space="preserve">Figura </w:t>
        </w:r>
        <w:r>
          <w:rPr>
            <w:noProof/>
          </w:rPr>
          <w:t>6</w:t>
        </w:r>
        <w:r>
          <w:fldChar w:fldCharType="end"/>
        </w:r>
      </w:ins>
      <w:r w:rsidR="00481079" w:rsidRPr="002C0EE8">
        <w:t xml:space="preserve"> y los </w:t>
      </w:r>
      <w:r w:rsidR="00481079" w:rsidRPr="00CD6E5C">
        <w:rPr>
          <w:i/>
        </w:rPr>
        <w:t>tiempos de retraso</w:t>
      </w:r>
      <w:r w:rsidR="00481079" w:rsidRPr="002C0EE8">
        <w:t xml:space="preserve"> (ya mencionados en el cuerpo del trabajo</w:t>
      </w:r>
      <w:ins w:id="171" w:author="FABRICIO" w:date="2010-08-12T17:43:00Z">
        <w:r>
          <w:t xml:space="preserve"> XXX FIGURA DE LOS RETARDOS DE LA COMPUERTA Q TA EN CAPITULO DE DISENO 2 XXX</w:t>
        </w:r>
      </w:ins>
      <w:r w:rsidR="00481079" w:rsidRPr="002C0EE8">
        <w:t>). Los datos obtenidos</w:t>
      </w:r>
      <w:r w:rsidR="00CD6E5C">
        <w:t xml:space="preserve"> fueron</w:t>
      </w:r>
      <w:r w:rsidR="00481079" w:rsidRPr="002C0EE8">
        <w:t>:</w:t>
      </w:r>
    </w:p>
    <w:p w:rsidR="00481079" w:rsidRPr="00140A85" w:rsidRDefault="00481079" w:rsidP="009B71DC">
      <w:pPr>
        <w:pStyle w:val="ParrafoTESIS"/>
        <w:numPr>
          <w:ilvl w:val="0"/>
          <w:numId w:val="4"/>
        </w:numPr>
      </w:pPr>
      <w:r w:rsidRPr="00140A85">
        <w:t>1.2V &lt; V</w:t>
      </w:r>
      <w:r w:rsidRPr="00140A85">
        <w:rPr>
          <w:vertAlign w:val="subscript"/>
        </w:rPr>
        <w:t>SP</w:t>
      </w:r>
      <w:r w:rsidRPr="00140A85">
        <w:t xml:space="preserve"> &lt; 1.7V (Tensión de cambio) </w:t>
      </w:r>
    </w:p>
    <w:p w:rsidR="00481079" w:rsidRDefault="00481079" w:rsidP="00481079">
      <w:pPr>
        <w:keepNext/>
        <w:jc w:val="center"/>
      </w:pPr>
      <w:r>
        <w:rPr>
          <w:noProof/>
          <w:szCs w:val="18"/>
          <w:lang w:eastAsia="es-AR"/>
        </w:rPr>
        <w:drawing>
          <wp:inline distT="0" distB="0" distL="0" distR="0">
            <wp:extent cx="5061908" cy="3049898"/>
            <wp:effectExtent l="19050" t="0" r="5392" b="0"/>
            <wp:docPr id="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56" cy="3047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5B2021" w:rsidP="005B2021">
      <w:pPr>
        <w:pStyle w:val="Epgrafe"/>
      </w:pPr>
      <w:bookmarkStart w:id="172" w:name="_Ref269398257"/>
      <w:r>
        <w:t xml:space="preserve">Figura </w:t>
      </w:r>
      <w:fldSimple w:instr=" SEQ Figura \* ARABIC ">
        <w:r w:rsidR="00531F9F">
          <w:rPr>
            <w:noProof/>
          </w:rPr>
          <w:t>6</w:t>
        </w:r>
      </w:fldSimple>
      <w:bookmarkEnd w:id="172"/>
      <w:r>
        <w:t xml:space="preserve">) </w:t>
      </w:r>
      <w:r w:rsidR="00481079">
        <w:t>Curva de VTC de las Compuertas.</w:t>
      </w:r>
    </w:p>
    <w:p w:rsidR="00481079" w:rsidRPr="002C0EE8" w:rsidRDefault="00481079" w:rsidP="005D35A4">
      <w:pPr>
        <w:pStyle w:val="ParrafoTESIS"/>
      </w:pPr>
      <w:r w:rsidRPr="002C0EE8">
        <w:t>Las compuertas tienen una tensión de cambio V</w:t>
      </w:r>
      <w:r w:rsidRPr="002C0EE8">
        <w:rPr>
          <w:vertAlign w:val="subscript"/>
        </w:rPr>
        <w:t>SP</w:t>
      </w:r>
      <w:ins w:id="173" w:author="FABRICIO" w:date="2010-08-12T18:02:00Z">
        <w:r w:rsidR="00D030B4">
          <w:rPr>
            <w:vertAlign w:val="subscript"/>
          </w:rPr>
          <w:t xml:space="preserve"> </w:t>
        </w:r>
        <w:r w:rsidR="00D030B4">
          <w:t>(T</w:t>
        </w:r>
        <w:r w:rsidR="00D030B4">
          <w:t>ensión</w:t>
        </w:r>
        <w:r w:rsidR="00D030B4">
          <w:t xml:space="preserve"> de punto de cruce)</w:t>
        </w:r>
      </w:ins>
      <w:del w:id="174" w:author="FABRICIO" w:date="2010-08-12T18:02:00Z">
        <w:r w:rsidRPr="002C0EE8" w:rsidDel="00D030B4">
          <w:delText xml:space="preserve"> </w:delText>
        </w:r>
      </w:del>
      <w:r w:rsidR="00CD6E5C">
        <w:t>cercana</w:t>
      </w:r>
      <w:r w:rsidRPr="002C0EE8">
        <w:t xml:space="preserve"> entre </w:t>
      </w:r>
      <w:r w:rsidR="00CD6E5C">
        <w:t>e</w:t>
      </w:r>
      <w:r w:rsidR="00CD6E5C" w:rsidRPr="002C0EE8">
        <w:t>llas</w:t>
      </w:r>
      <w:r w:rsidRPr="002C0EE8">
        <w:t xml:space="preserve"> (1.5V promedio) a pesar de la variación de transistores entre cada </w:t>
      </w:r>
      <w:del w:id="175" w:author="FABRICIO" w:date="2010-08-12T18:02:00Z">
        <w:r w:rsidRPr="002C0EE8" w:rsidDel="00D030B4">
          <w:delText>una</w:delText>
        </w:r>
      </w:del>
      <w:ins w:id="176" w:author="FABRICIO" w:date="2010-08-12T18:02:00Z">
        <w:r w:rsidR="00D030B4">
          <w:t>compuerta</w:t>
        </w:r>
      </w:ins>
      <w:r w:rsidRPr="002C0EE8">
        <w:t>. El dimensionamiento que permitió esta aproximación entre tensiones también generó una rápida respuesta individual (tiempos de transición menor</w:t>
      </w:r>
      <w:r w:rsidR="00CD6E5C">
        <w:t>es</w:t>
      </w:r>
      <w:r w:rsidRPr="002C0EE8">
        <w:t xml:space="preserve"> a los 100pS) ante una perturbación de entrada de tipo escalón (con una característica de tiempos de subida-bajada de 10pS).</w:t>
      </w:r>
    </w:p>
    <w:p w:rsidR="00CD6E5C" w:rsidRDefault="00481079" w:rsidP="005D35A4">
      <w:pPr>
        <w:pStyle w:val="ParrafoTESIS"/>
      </w:pPr>
      <w:r w:rsidRPr="002C0EE8">
        <w:t>Las tensiones de niveles a</w:t>
      </w:r>
      <w:r w:rsidR="00CD6E5C">
        <w:t>ltos y bajos resultaron adecuada</w:t>
      </w:r>
      <w:r w:rsidRPr="002C0EE8">
        <w:t>s para el diseño. A medida que las compuertas aumentan la cantidad de transistores NMOS en serie (aumentando de NEG a NAND8) la tensión de nivel bajo va aumentando en igual secuencia, pero permaneciendo por debajo del nivel de tensión máximo reconocido como un nivel lógico bajo o CERO (tensiones por debajo de 1V).</w:t>
      </w:r>
    </w:p>
    <w:p w:rsidR="00481079" w:rsidRDefault="00481079" w:rsidP="00F77660">
      <w:pPr>
        <w:pStyle w:val="Ttulo2"/>
        <w:pBdr>
          <w:top w:val="single" w:sz="4" w:space="1" w:color="auto"/>
          <w:bottom w:val="single" w:sz="4" w:space="1" w:color="auto"/>
        </w:pBdr>
      </w:pPr>
      <w:r>
        <w:lastRenderedPageBreak/>
        <w:t>DECODIFICADOR</w:t>
      </w:r>
    </w:p>
    <w:p w:rsidR="00481079" w:rsidRDefault="00481079" w:rsidP="005D35A4">
      <w:pPr>
        <w:pStyle w:val="ParrafoTESIS"/>
      </w:pPr>
      <w:r w:rsidRPr="00E35512">
        <w:t xml:space="preserve">Es el encargado de interpretar el código digital obtenido a partir de los comparadores a la entrada del conversor (código termómetro de </w:t>
      </w:r>
      <w:r w:rsidR="0027448F">
        <w:t>64</w:t>
      </w:r>
      <w:r w:rsidRPr="00E35512">
        <w:t xml:space="preserve"> niveles) y transformarlo en una </w:t>
      </w:r>
      <w:r w:rsidR="009F6DD3" w:rsidRPr="00E35512">
        <w:t>pal</w:t>
      </w:r>
      <w:r w:rsidR="009F6DD3">
        <w:t>a</w:t>
      </w:r>
      <w:r w:rsidR="009F6DD3" w:rsidRPr="00E35512">
        <w:t>bra</w:t>
      </w:r>
      <w:r w:rsidRPr="00E35512">
        <w:t xml:space="preserve"> digital de salida de un determinado código (en este caso, código binario de 6 dígitos).</w:t>
      </w:r>
    </w:p>
    <w:p w:rsidR="006F571D" w:rsidRPr="00E35512" w:rsidRDefault="00481079" w:rsidP="006F571D">
      <w:pPr>
        <w:pStyle w:val="ParrafoTESIS"/>
      </w:pPr>
      <w:r>
        <w:t>La tabla de conversión de código termómetro a código binario de 6 b</w:t>
      </w:r>
      <w:r w:rsidR="005C5241">
        <w:t xml:space="preserve">its se encuentra </w:t>
      </w:r>
      <w:ins w:id="177" w:author="FABRICIO" w:date="2010-08-12T18:06:00Z">
        <w:r w:rsidR="00D030B4">
          <w:t xml:space="preserve">identificada como </w:t>
        </w:r>
      </w:ins>
      <w:ins w:id="178" w:author="FABRICIO" w:date="2010-08-12T18:07:00Z">
        <w:r w:rsidR="00D030B4">
          <w:fldChar w:fldCharType="begin"/>
        </w:r>
        <w:r w:rsidR="00D030B4">
          <w:instrText xml:space="preserve"> REF _Ref269399766 \h </w:instrText>
        </w:r>
      </w:ins>
      <w:r w:rsidR="00D030B4">
        <w:fldChar w:fldCharType="separate"/>
      </w:r>
      <w:ins w:id="179" w:author="FABRICIO" w:date="2010-08-12T19:14:00Z">
        <w:r w:rsidR="006F571D">
          <w:t>t</w:t>
        </w:r>
      </w:ins>
      <w:ins w:id="180" w:author="FABRICIO" w:date="2010-08-12T18:07:00Z">
        <w:r w:rsidR="00D030B4">
          <w:t xml:space="preserve">abla </w:t>
        </w:r>
        <w:r w:rsidR="00D030B4">
          <w:rPr>
            <w:noProof/>
          </w:rPr>
          <w:t>2</w:t>
        </w:r>
        <w:r w:rsidR="00D030B4">
          <w:fldChar w:fldCharType="end"/>
        </w:r>
      </w:ins>
      <w:del w:id="181" w:author="FABRICIO" w:date="2010-08-12T18:06:00Z">
        <w:r w:rsidR="00F77660" w:rsidDel="00D030B4">
          <w:delText xml:space="preserve"> </w:delText>
        </w:r>
      </w:del>
      <w:r w:rsidR="00F77660">
        <w:t>(</w:t>
      </w:r>
      <w:r w:rsidR="00F77660" w:rsidRPr="00F77660">
        <w:rPr>
          <w:color w:val="FF0000"/>
        </w:rPr>
        <w:t>CERO=ROJO</w:t>
      </w:r>
      <w:r w:rsidR="00F77660">
        <w:t xml:space="preserve">, </w:t>
      </w:r>
      <w:r w:rsidR="00F77660" w:rsidRPr="00F77660">
        <w:rPr>
          <w:color w:val="4F81BD" w:themeColor="accent1"/>
        </w:rPr>
        <w:t>UNO=AZUL</w:t>
      </w:r>
      <w:r w:rsidR="00F77660">
        <w:t>)</w:t>
      </w:r>
      <w:r w:rsidR="005C5241">
        <w:t>.</w:t>
      </w:r>
      <w:ins w:id="182" w:author="FABRICIO" w:date="2010-08-12T19:14:00Z">
        <w:r w:rsidR="006F571D" w:rsidRPr="006F571D">
          <w:t xml:space="preserve"> </w:t>
        </w:r>
      </w:ins>
      <w:r w:rsidR="006F571D" w:rsidRPr="00E35512">
        <w:t>De la tabla se obtuvieron las siguientes relaciones para cada combinación de código binario de salida (ya mencionadas en el cuerpo del trabajo):</w:t>
      </w:r>
    </w:p>
    <w:p w:rsidR="006F571D" w:rsidRPr="00E35512" w:rsidRDefault="006F571D" w:rsidP="006F571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MSB=C32</m:t>
          </m:r>
        </m:oMath>
      </m:oMathPara>
    </w:p>
    <w:p w:rsidR="006F571D" w:rsidRPr="00E35512" w:rsidRDefault="006F571D" w:rsidP="006F571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5SB=C16+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C32</m:t>
              </m:r>
            </m:e>
          </m:acc>
          <m:r>
            <w:rPr>
              <w:rFonts w:ascii="Cambria Math" w:eastAsiaTheme="minorEastAsia" w:hAnsi="Cambria Math"/>
            </w:rPr>
            <m:t>C48</m:t>
          </m:r>
        </m:oMath>
      </m:oMathPara>
    </w:p>
    <w:p w:rsidR="006F571D" w:rsidRPr="00E35512" w:rsidRDefault="006F571D" w:rsidP="006F571D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4SB=C8+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C16</m:t>
              </m:r>
            </m:e>
          </m:acc>
          <m:r>
            <w:rPr>
              <w:rFonts w:ascii="Cambria Math" w:eastAsiaTheme="minorEastAsia" w:hAnsi="Cambria Math"/>
            </w:rPr>
            <m:t>C24+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C32</m:t>
              </m:r>
            </m:e>
          </m:acc>
          <m:r>
            <w:rPr>
              <w:rFonts w:ascii="Cambria Math" w:eastAsiaTheme="minorEastAsia" w:hAnsi="Cambria Math"/>
            </w:rPr>
            <m:t>C40+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C48</m:t>
              </m:r>
            </m:e>
          </m:acc>
          <m:r>
            <w:rPr>
              <w:rFonts w:ascii="Cambria Math" w:eastAsiaTheme="minorEastAsia" w:hAnsi="Cambria Math"/>
            </w:rPr>
            <m:t>C56</m:t>
          </m:r>
        </m:oMath>
      </m:oMathPara>
    </w:p>
    <w:p w:rsidR="006F571D" w:rsidRPr="00E35512" w:rsidRDefault="006F571D" w:rsidP="006F571D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3SB=C4+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C8</m:t>
              </m:r>
            </m:e>
          </m:acc>
          <m:r>
            <w:rPr>
              <w:rFonts w:ascii="Cambria Math" w:eastAsiaTheme="minorEastAsia" w:hAnsi="Cambria Math"/>
            </w:rPr>
            <m:t>C12+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C16</m:t>
              </m:r>
            </m:e>
          </m:acc>
          <m:r>
            <w:rPr>
              <w:rFonts w:ascii="Cambria Math" w:eastAsiaTheme="minorEastAsia" w:hAnsi="Cambria Math"/>
            </w:rPr>
            <m:t>C20+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C24</m:t>
              </m:r>
            </m:e>
          </m:acc>
          <m:r>
            <w:rPr>
              <w:rFonts w:ascii="Cambria Math" w:eastAsiaTheme="minorEastAsia" w:hAnsi="Cambria Math"/>
            </w:rPr>
            <m:t>C28+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C32</m:t>
              </m:r>
            </m:e>
          </m:acc>
          <m:r>
            <w:rPr>
              <w:rFonts w:ascii="Cambria Math" w:eastAsiaTheme="minorEastAsia" w:hAnsi="Cambria Math"/>
            </w:rPr>
            <m:t>C36+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C40</m:t>
              </m:r>
            </m:e>
          </m:acc>
          <m:r>
            <w:rPr>
              <w:rFonts w:ascii="Cambria Math" w:eastAsiaTheme="minorEastAsia" w:hAnsi="Cambria Math"/>
            </w:rPr>
            <m:t>C44+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C48</m:t>
              </m:r>
            </m:e>
          </m:acc>
          <m:r>
            <w:rPr>
              <w:rFonts w:ascii="Cambria Math" w:eastAsiaTheme="minorEastAsia" w:hAnsi="Cambria Math"/>
            </w:rPr>
            <m:t>C52+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C56</m:t>
              </m:r>
            </m:e>
          </m:acc>
          <m:r>
            <w:rPr>
              <w:rFonts w:ascii="Cambria Math" w:eastAsiaTheme="minorEastAsia" w:hAnsi="Cambria Math"/>
            </w:rPr>
            <m:t>C60</m:t>
          </m:r>
        </m:oMath>
      </m:oMathPara>
    </w:p>
    <w:p w:rsidR="006F571D" w:rsidRPr="00E35512" w:rsidRDefault="006F571D" w:rsidP="006F571D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2SB=C2+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</m:t>
              </m:r>
            </m:e>
          </m:acc>
          <m:r>
            <w:rPr>
              <w:rFonts w:ascii="Cambria Math" w:eastAsiaTheme="minorEastAsia" w:hAnsi="Cambria Math"/>
            </w:rPr>
            <m:t>C6+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C8</m:t>
              </m:r>
            </m:e>
          </m:acc>
          <m:r>
            <w:rPr>
              <w:rFonts w:ascii="Cambria Math" w:eastAsiaTheme="minorEastAsia" w:hAnsi="Cambria Math"/>
            </w:rPr>
            <m:t>C10+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C12</m:t>
              </m:r>
            </m:e>
          </m:acc>
          <m:r>
            <w:rPr>
              <w:rFonts w:ascii="Cambria Math" w:eastAsiaTheme="minorEastAsia" w:hAnsi="Cambria Math"/>
            </w:rPr>
            <m:t>C14+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C16</m:t>
              </m:r>
            </m:e>
          </m:acc>
          <m:r>
            <w:rPr>
              <w:rFonts w:ascii="Cambria Math" w:eastAsiaTheme="minorEastAsia" w:hAnsi="Cambria Math"/>
            </w:rPr>
            <m:t>C18+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C20</m:t>
              </m:r>
            </m:e>
          </m:acc>
          <m:r>
            <w:rPr>
              <w:rFonts w:ascii="Cambria Math" w:eastAsiaTheme="minorEastAsia" w:hAnsi="Cambria Math"/>
            </w:rPr>
            <m:t>C22+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C24</m:t>
              </m:r>
            </m:e>
          </m:acc>
          <m:r>
            <w:rPr>
              <w:rFonts w:ascii="Cambria Math" w:eastAsiaTheme="minorEastAsia" w:hAnsi="Cambria Math"/>
            </w:rPr>
            <m:t>C26+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C28</m:t>
              </m:r>
            </m:e>
          </m:acc>
          <m:r>
            <w:rPr>
              <w:rFonts w:ascii="Cambria Math" w:eastAsiaTheme="minorEastAsia" w:hAnsi="Cambria Math"/>
            </w:rPr>
            <m:t>C30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C32</m:t>
              </m:r>
            </m:e>
          </m:acc>
          <m:r>
            <w:rPr>
              <w:rFonts w:ascii="Cambria Math" w:eastAsiaTheme="minorEastAsia" w:hAnsi="Cambria Math"/>
            </w:rPr>
            <m:t>C34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C36</m:t>
              </m:r>
            </m:e>
          </m:acc>
          <m:r>
            <w:rPr>
              <w:rFonts w:ascii="Cambria Math" w:eastAsiaTheme="minorEastAsia" w:hAnsi="Cambria Math"/>
            </w:rPr>
            <m:t>C38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C40</m:t>
              </m:r>
            </m:e>
          </m:acc>
          <m:r>
            <w:rPr>
              <w:rFonts w:ascii="Cambria Math" w:eastAsiaTheme="minorEastAsia" w:hAnsi="Cambria Math"/>
            </w:rPr>
            <m:t>C42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C44</m:t>
              </m:r>
            </m:e>
          </m:acc>
          <m:r>
            <w:rPr>
              <w:rFonts w:ascii="Cambria Math" w:eastAsiaTheme="minorEastAsia" w:hAnsi="Cambria Math"/>
            </w:rPr>
            <m:t>C46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C48</m:t>
              </m:r>
            </m:e>
          </m:acc>
          <m:r>
            <w:rPr>
              <w:rFonts w:ascii="Cambria Math" w:eastAsiaTheme="minorEastAsia" w:hAnsi="Cambria Math"/>
            </w:rPr>
            <m:t>C50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C52</m:t>
              </m:r>
            </m:e>
          </m:acc>
          <m:r>
            <w:rPr>
              <w:rFonts w:ascii="Cambria Math" w:eastAsiaTheme="minorEastAsia" w:hAnsi="Cambria Math"/>
            </w:rPr>
            <m:t>C54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C56</m:t>
              </m:r>
            </m:e>
          </m:acc>
          <m:r>
            <w:rPr>
              <w:rFonts w:ascii="Cambria Math" w:eastAsiaTheme="minorEastAsia" w:hAnsi="Cambria Math"/>
            </w:rPr>
            <m:t>C58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C60</m:t>
              </m:r>
            </m:e>
          </m:acc>
          <m:r>
            <w:rPr>
              <w:rFonts w:ascii="Cambria Math" w:eastAsiaTheme="minorEastAsia" w:hAnsi="Cambria Math"/>
            </w:rPr>
            <m:t>C62</m:t>
          </m:r>
        </m:oMath>
      </m:oMathPara>
    </w:p>
    <w:p w:rsidR="006F571D" w:rsidRPr="00BD681D" w:rsidRDefault="006F571D" w:rsidP="006F571D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LSB=C1+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</m:t>
              </m:r>
            </m:e>
          </m:acc>
          <m:r>
            <w:rPr>
              <w:rFonts w:ascii="Cambria Math" w:eastAsiaTheme="minorEastAsia" w:hAnsi="Cambria Math"/>
            </w:rPr>
            <m:t>C3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</m:t>
              </m:r>
            </m:e>
          </m:acc>
          <m:r>
            <w:rPr>
              <w:rFonts w:ascii="Cambria Math" w:eastAsiaTheme="minorEastAsia" w:hAnsi="Cambria Math"/>
            </w:rPr>
            <m:t>C5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C6</m:t>
              </m:r>
            </m:e>
          </m:acc>
          <m:r>
            <w:rPr>
              <w:rFonts w:ascii="Cambria Math" w:eastAsiaTheme="minorEastAsia" w:hAnsi="Cambria Math"/>
            </w:rPr>
            <m:t>C7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C8</m:t>
              </m:r>
            </m:e>
          </m:acc>
          <m:r>
            <w:rPr>
              <w:rFonts w:ascii="Cambria Math" w:eastAsiaTheme="minorEastAsia" w:hAnsi="Cambria Math"/>
            </w:rPr>
            <m:t>C9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C10</m:t>
              </m:r>
            </m:e>
          </m:acc>
          <m:r>
            <w:rPr>
              <w:rFonts w:ascii="Cambria Math" w:eastAsiaTheme="minorEastAsia" w:hAnsi="Cambria Math"/>
            </w:rPr>
            <m:t>C11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C12</m:t>
              </m:r>
            </m:e>
          </m:acc>
          <m:r>
            <w:rPr>
              <w:rFonts w:ascii="Cambria Math" w:eastAsiaTheme="minorEastAsia" w:hAnsi="Cambria Math"/>
            </w:rPr>
            <m:t>C13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C14</m:t>
              </m:r>
            </m:e>
          </m:acc>
          <m:r>
            <w:rPr>
              <w:rFonts w:ascii="Cambria Math" w:eastAsiaTheme="minorEastAsia" w:hAnsi="Cambria Math"/>
            </w:rPr>
            <m:t>C15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C16</m:t>
              </m:r>
            </m:e>
          </m:acc>
          <m:r>
            <w:rPr>
              <w:rFonts w:ascii="Cambria Math" w:eastAsiaTheme="minorEastAsia" w:hAnsi="Cambria Math"/>
            </w:rPr>
            <m:t>C17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C18</m:t>
              </m:r>
            </m:e>
          </m:acc>
          <m:r>
            <w:rPr>
              <w:rFonts w:ascii="Cambria Math" w:eastAsiaTheme="minorEastAsia" w:hAnsi="Cambria Math"/>
            </w:rPr>
            <m:t>C19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C20</m:t>
              </m:r>
            </m:e>
          </m:acc>
          <m:r>
            <w:rPr>
              <w:rFonts w:ascii="Cambria Math" w:eastAsiaTheme="minorEastAsia" w:hAnsi="Cambria Math"/>
            </w:rPr>
            <m:t>C21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C22</m:t>
              </m:r>
            </m:e>
          </m:acc>
          <m:r>
            <w:rPr>
              <w:rFonts w:ascii="Cambria Math" w:eastAsiaTheme="minorEastAsia" w:hAnsi="Cambria Math"/>
            </w:rPr>
            <m:t>C23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C24</m:t>
              </m:r>
            </m:e>
          </m:acc>
          <m:r>
            <w:rPr>
              <w:rFonts w:ascii="Cambria Math" w:eastAsiaTheme="minorEastAsia" w:hAnsi="Cambria Math"/>
            </w:rPr>
            <m:t>C25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C26</m:t>
              </m:r>
            </m:e>
          </m:acc>
          <m:r>
            <w:rPr>
              <w:rFonts w:ascii="Cambria Math" w:eastAsiaTheme="minorEastAsia" w:hAnsi="Cambria Math"/>
            </w:rPr>
            <m:t>C27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C28</m:t>
              </m:r>
            </m:e>
          </m:acc>
          <m:r>
            <w:rPr>
              <w:rFonts w:ascii="Cambria Math" w:eastAsiaTheme="minorEastAsia" w:hAnsi="Cambria Math"/>
            </w:rPr>
            <m:t>C29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C30</m:t>
              </m:r>
            </m:e>
          </m:acc>
          <m:r>
            <w:rPr>
              <w:rFonts w:ascii="Cambria Math" w:eastAsiaTheme="minorEastAsia" w:hAnsi="Cambria Math"/>
            </w:rPr>
            <m:t>C31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C32</m:t>
              </m:r>
            </m:e>
          </m:acc>
          <m:r>
            <w:rPr>
              <w:rFonts w:ascii="Cambria Math" w:eastAsiaTheme="minorEastAsia" w:hAnsi="Cambria Math"/>
            </w:rPr>
            <m:t>C33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C34</m:t>
              </m:r>
            </m:e>
          </m:acc>
          <m:r>
            <w:rPr>
              <w:rFonts w:ascii="Cambria Math" w:eastAsiaTheme="minorEastAsia" w:hAnsi="Cambria Math"/>
            </w:rPr>
            <m:t>C35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C36</m:t>
              </m:r>
            </m:e>
          </m:acc>
          <m:r>
            <w:rPr>
              <w:rFonts w:ascii="Cambria Math" w:eastAsiaTheme="minorEastAsia" w:hAnsi="Cambria Math"/>
            </w:rPr>
            <m:t>C37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C38</m:t>
              </m:r>
            </m:e>
          </m:acc>
          <m:r>
            <w:rPr>
              <w:rFonts w:ascii="Cambria Math" w:eastAsiaTheme="minorEastAsia" w:hAnsi="Cambria Math"/>
            </w:rPr>
            <m:t>C39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C40</m:t>
              </m:r>
            </m:e>
          </m:acc>
          <m:r>
            <w:rPr>
              <w:rFonts w:ascii="Cambria Math" w:eastAsiaTheme="minorEastAsia" w:hAnsi="Cambria Math"/>
            </w:rPr>
            <m:t>C41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C42</m:t>
              </m:r>
            </m:e>
          </m:acc>
          <m:r>
            <w:rPr>
              <w:rFonts w:ascii="Cambria Math" w:eastAsiaTheme="minorEastAsia" w:hAnsi="Cambria Math"/>
            </w:rPr>
            <m:t>C43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C44</m:t>
              </m:r>
            </m:e>
          </m:acc>
          <m:r>
            <w:rPr>
              <w:rFonts w:ascii="Cambria Math" w:eastAsiaTheme="minorEastAsia" w:hAnsi="Cambria Math"/>
            </w:rPr>
            <m:t>C45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C46</m:t>
              </m:r>
            </m:e>
          </m:acc>
          <m:r>
            <w:rPr>
              <w:rFonts w:ascii="Cambria Math" w:eastAsiaTheme="minorEastAsia" w:hAnsi="Cambria Math"/>
            </w:rPr>
            <m:t>C47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C48</m:t>
              </m:r>
            </m:e>
          </m:acc>
          <m:r>
            <w:rPr>
              <w:rFonts w:ascii="Cambria Math" w:eastAsiaTheme="minorEastAsia" w:hAnsi="Cambria Math"/>
            </w:rPr>
            <m:t>C49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C50</m:t>
              </m:r>
            </m:e>
          </m:acc>
          <m:r>
            <w:rPr>
              <w:rFonts w:ascii="Cambria Math" w:eastAsiaTheme="minorEastAsia" w:hAnsi="Cambria Math"/>
            </w:rPr>
            <m:t>C51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C52</m:t>
              </m:r>
            </m:e>
          </m:acc>
          <m:r>
            <w:rPr>
              <w:rFonts w:ascii="Cambria Math" w:eastAsiaTheme="minorEastAsia" w:hAnsi="Cambria Math"/>
            </w:rPr>
            <m:t>C53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C54</m:t>
              </m:r>
            </m:e>
          </m:acc>
          <m:r>
            <w:rPr>
              <w:rFonts w:ascii="Cambria Math" w:eastAsiaTheme="minorEastAsia" w:hAnsi="Cambria Math"/>
            </w:rPr>
            <m:t>C55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C56</m:t>
              </m:r>
            </m:e>
          </m:acc>
          <m:r>
            <w:rPr>
              <w:rFonts w:ascii="Cambria Math" w:eastAsiaTheme="minorEastAsia" w:hAnsi="Cambria Math"/>
            </w:rPr>
            <m:t>C57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C58</m:t>
              </m:r>
            </m:e>
          </m:acc>
          <m:r>
            <w:rPr>
              <w:rFonts w:ascii="Cambria Math" w:eastAsiaTheme="minorEastAsia" w:hAnsi="Cambria Math"/>
            </w:rPr>
            <m:t>C59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C60</m:t>
              </m:r>
            </m:e>
          </m:acc>
          <m:r>
            <w:rPr>
              <w:rFonts w:ascii="Cambria Math" w:eastAsiaTheme="minorEastAsia" w:hAnsi="Cambria Math"/>
            </w:rPr>
            <m:t>C61</m:t>
          </m:r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C62</m:t>
              </m:r>
            </m:e>
          </m:acc>
          <m:r>
            <w:rPr>
              <w:rFonts w:ascii="Cambria Math" w:eastAsiaTheme="minorEastAsia" w:hAnsi="Cambria Math"/>
            </w:rPr>
            <m:t>C63</m:t>
          </m:r>
        </m:oMath>
      </m:oMathPara>
    </w:p>
    <w:p w:rsidR="00D030B4" w:rsidRDefault="00D030B4" w:rsidP="00D030B4">
      <w:pPr>
        <w:pStyle w:val="ParrafoTESIS"/>
        <w:jc w:val="left"/>
      </w:pPr>
    </w:p>
    <w:p w:rsidR="001A4698" w:rsidRDefault="00481079" w:rsidP="00D030B4">
      <w:pPr>
        <w:pStyle w:val="ParrafoTESIS"/>
        <w:jc w:val="left"/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-1394460</wp:posOffset>
            </wp:positionH>
            <wp:positionV relativeFrom="paragraph">
              <wp:posOffset>1090930</wp:posOffset>
            </wp:positionV>
            <wp:extent cx="8362950" cy="5448300"/>
            <wp:effectExtent l="0" t="1466850" r="0" b="1447800"/>
            <wp:wrapTopAndBottom/>
            <wp:docPr id="12" name="Imagen 14" descr="D:\Documents\TESIS\fiocs\Documentation\Documentacion\Tabla Deco 6 b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ocuments\TESIS\fiocs\Documentation\Documentacion\Tabla Deco 6 bits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362950" cy="544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81079" w:rsidRDefault="005B2021" w:rsidP="005B2021">
      <w:pPr>
        <w:pStyle w:val="Epgrafe"/>
      </w:pPr>
      <w:bookmarkStart w:id="183" w:name="_Ref269399766"/>
      <w:r>
        <w:t xml:space="preserve">Tabla </w:t>
      </w:r>
      <w:fldSimple w:instr=" SEQ Tabla \* ARABIC ">
        <w:r>
          <w:rPr>
            <w:noProof/>
          </w:rPr>
          <w:t>2</w:t>
        </w:r>
      </w:fldSimple>
      <w:bookmarkEnd w:id="183"/>
      <w:r>
        <w:t xml:space="preserve">) </w:t>
      </w:r>
      <w:r w:rsidR="00481079">
        <w:t>Tabla de relación del decodificador de código Termómetro de 256 valores a código Binario de 6 bits.</w:t>
      </w:r>
    </w:p>
    <w:p w:rsidR="003931FA" w:rsidRDefault="00481079" w:rsidP="005D35A4">
      <w:pPr>
        <w:pStyle w:val="ParrafoTESIS"/>
        <w:rPr>
          <w:noProof/>
          <w:lang w:eastAsia="es-AR"/>
        </w:rPr>
      </w:pPr>
      <w:r w:rsidRPr="00E35512">
        <w:lastRenderedPageBreak/>
        <w:t>La lógi</w:t>
      </w:r>
      <w:r w:rsidR="005C5241">
        <w:t>ca interna del decodificador fue</w:t>
      </w:r>
      <w:r w:rsidRPr="00E35512">
        <w:t xml:space="preserve"> realizada con las compuertas NAND descriptas anteriormente</w:t>
      </w:r>
      <w:r>
        <w:t xml:space="preserve">. A continuación se ilustran ejemplos </w:t>
      </w:r>
      <w:r w:rsidR="00083543">
        <w:t xml:space="preserve">en la </w:t>
      </w:r>
      <w:r w:rsidR="00083543">
        <w:fldChar w:fldCharType="begin"/>
      </w:r>
      <w:r w:rsidR="00083543">
        <w:instrText xml:space="preserve"> REF _Ref269404659 \h </w:instrText>
      </w:r>
      <w:r w:rsidR="00083543">
        <w:fldChar w:fldCharType="separate"/>
      </w:r>
      <w:r w:rsidR="00083543">
        <w:t xml:space="preserve">figura </w:t>
      </w:r>
      <w:r w:rsidR="00083543">
        <w:rPr>
          <w:noProof/>
        </w:rPr>
        <w:t>7</w:t>
      </w:r>
      <w:r w:rsidR="00083543">
        <w:fldChar w:fldCharType="end"/>
      </w:r>
      <w:r w:rsidR="00083543">
        <w:t xml:space="preserve"> </w:t>
      </w:r>
      <w:r>
        <w:t>de las interconexiones de compuertas que se realizaron para cumplir con la lógica del decodificador.</w:t>
      </w:r>
      <w:r w:rsidR="003931FA" w:rsidRPr="003931FA">
        <w:rPr>
          <w:noProof/>
          <w:lang w:eastAsia="es-AR"/>
        </w:rPr>
        <w:t xml:space="preserve"> </w:t>
      </w:r>
    </w:p>
    <w:p w:rsidR="00481079" w:rsidRDefault="003931FA" w:rsidP="003931FA">
      <w:pPr>
        <w:jc w:val="center"/>
      </w:pPr>
      <w:r>
        <w:rPr>
          <w:noProof/>
          <w:lang w:eastAsia="es-AR"/>
        </w:rPr>
        <w:drawing>
          <wp:inline distT="0" distB="0" distL="0" distR="0">
            <wp:extent cx="2836750" cy="3312543"/>
            <wp:effectExtent l="19050" t="0" r="1700" b="0"/>
            <wp:docPr id="11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846" cy="3320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2213374" cy="1949570"/>
            <wp:effectExtent l="19050" t="0" r="0" b="0"/>
            <wp:docPr id="13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152" cy="1958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241" w:rsidRDefault="005C5241" w:rsidP="003931FA">
      <w:pPr>
        <w:jc w:val="center"/>
        <w:rPr>
          <w:noProof/>
          <w:lang w:eastAsia="es-AR"/>
        </w:rPr>
      </w:pPr>
      <w:r>
        <w:rPr>
          <w:noProof/>
          <w:lang w:eastAsia="es-AR"/>
        </w:rPr>
        <w:drawing>
          <wp:inline distT="0" distB="0" distL="0" distR="0">
            <wp:extent cx="4892743" cy="3971925"/>
            <wp:effectExtent l="19050" t="0" r="3107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29" cy="3982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481079" w:rsidP="003931FA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>
            <wp:extent cx="5453189" cy="3990975"/>
            <wp:effectExtent l="19050" t="0" r="0" b="0"/>
            <wp:docPr id="25" name="Imagen 16" descr="C:\Users\FABRICIO\AppData\Local\Temp\msohtmlclip1\01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ABRICIO\AppData\Local\Temp\msohtmlclip1\01\clip_image00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638" cy="400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5A4" w:rsidRDefault="005B2021" w:rsidP="005B2021">
      <w:pPr>
        <w:pStyle w:val="Epgrafe"/>
      </w:pPr>
      <w:bookmarkStart w:id="184" w:name="_Ref269404659"/>
      <w:r>
        <w:t xml:space="preserve">Figura </w:t>
      </w:r>
      <w:fldSimple w:instr=" SEQ Figura \* ARABIC ">
        <w:r w:rsidR="00531F9F">
          <w:rPr>
            <w:noProof/>
          </w:rPr>
          <w:t>7</w:t>
        </w:r>
      </w:fldSimple>
      <w:bookmarkEnd w:id="184"/>
      <w:r>
        <w:t xml:space="preserve">) </w:t>
      </w:r>
      <w:r w:rsidR="005D35A4">
        <w:t>Esquemático internos del decodificador.</w:t>
      </w:r>
    </w:p>
    <w:p w:rsidR="00481079" w:rsidRDefault="00481079" w:rsidP="005D35A4">
      <w:pPr>
        <w:pStyle w:val="ParrafoTESIS"/>
      </w:pPr>
      <w:r w:rsidRPr="00E35512">
        <w:t>A continuación en</w:t>
      </w:r>
      <w:r w:rsidR="00414B3B">
        <w:t>contramos el esquemático superio</w:t>
      </w:r>
      <w:r w:rsidR="00414B3B" w:rsidRPr="00E35512">
        <w:t>r</w:t>
      </w:r>
      <w:r w:rsidRPr="00E35512">
        <w:t xml:space="preserve"> del decodificador, con </w:t>
      </w:r>
      <w:r w:rsidR="00964BC9">
        <w:t>las</w:t>
      </w:r>
      <w:r w:rsidRPr="00E35512">
        <w:t xml:space="preserve"> 63 entradas de código termómetro y 6 salidas para formar la palabra digital a la salida.</w:t>
      </w:r>
    </w:p>
    <w:p w:rsidR="00481079" w:rsidRDefault="00481079" w:rsidP="00261E51">
      <w:pPr>
        <w:jc w:val="center"/>
      </w:pPr>
      <w:r>
        <w:rPr>
          <w:noProof/>
          <w:lang w:eastAsia="es-AR"/>
        </w:rPr>
        <w:drawing>
          <wp:inline distT="0" distB="0" distL="0" distR="0">
            <wp:extent cx="3093085" cy="1105535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085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F9F" w:rsidRDefault="005B2021" w:rsidP="005B2021">
      <w:pPr>
        <w:pStyle w:val="Epgrafe"/>
      </w:pPr>
      <w:r>
        <w:t xml:space="preserve">Figura </w:t>
      </w:r>
      <w:fldSimple w:instr=" SEQ Figura \* ARABIC ">
        <w:r w:rsidR="00531F9F">
          <w:rPr>
            <w:noProof/>
          </w:rPr>
          <w:t>8</w:t>
        </w:r>
      </w:fldSimple>
      <w:r>
        <w:t>)</w:t>
      </w:r>
      <w:ins w:id="185" w:author="FABRICIO" w:date="2010-08-12T19:17:00Z">
        <w:r w:rsidR="006F571D">
          <w:t xml:space="preserve"> </w:t>
        </w:r>
      </w:ins>
      <w:r w:rsidR="00481079">
        <w:t>Esquemático general del decodificador.</w:t>
      </w:r>
    </w:p>
    <w:p w:rsidR="00531F9F" w:rsidRDefault="00531F9F" w:rsidP="00531F9F">
      <w:pPr>
        <w:rPr>
          <w:color w:val="4F81BD" w:themeColor="accent1"/>
          <w:sz w:val="18"/>
          <w:szCs w:val="18"/>
        </w:rPr>
      </w:pPr>
      <w:r>
        <w:br w:type="page"/>
      </w:r>
    </w:p>
    <w:p w:rsidR="00481079" w:rsidRDefault="00481079" w:rsidP="005D35A4">
      <w:pPr>
        <w:pStyle w:val="Ttulo2"/>
        <w:pBdr>
          <w:top w:val="single" w:sz="4" w:space="1" w:color="auto"/>
          <w:bottom w:val="single" w:sz="4" w:space="1" w:color="auto"/>
        </w:pBdr>
      </w:pPr>
      <w:r>
        <w:lastRenderedPageBreak/>
        <w:t>CONVERSOR FLASH</w:t>
      </w:r>
    </w:p>
    <w:p w:rsidR="00481079" w:rsidRDefault="00481079" w:rsidP="005D35A4">
      <w:pPr>
        <w:pStyle w:val="ParrafoTESIS"/>
      </w:pPr>
      <w:r w:rsidRPr="00F1013E">
        <w:t xml:space="preserve">El diseño del </w:t>
      </w:r>
      <w:r w:rsidR="008F477B" w:rsidRPr="00F1013E">
        <w:t>convers</w:t>
      </w:r>
      <w:r w:rsidR="008F477B">
        <w:t>o</w:t>
      </w:r>
      <w:r w:rsidR="008F477B" w:rsidRPr="00F1013E">
        <w:t>r</w:t>
      </w:r>
      <w:r w:rsidRPr="00F1013E">
        <w:t xml:space="preserve"> está representado en </w:t>
      </w:r>
      <w:r w:rsidR="00964BC9">
        <w:t xml:space="preserve">la </w:t>
      </w:r>
      <w:r w:rsidR="00531F9F">
        <w:fldChar w:fldCharType="begin"/>
      </w:r>
      <w:r w:rsidR="00531F9F">
        <w:instrText xml:space="preserve"> REF _Ref269405611 \h </w:instrText>
      </w:r>
      <w:r w:rsidR="00531F9F">
        <w:fldChar w:fldCharType="separate"/>
      </w:r>
      <w:r w:rsidR="00531F9F">
        <w:t xml:space="preserve">figura </w:t>
      </w:r>
      <w:r w:rsidR="00531F9F">
        <w:rPr>
          <w:noProof/>
        </w:rPr>
        <w:t>9</w:t>
      </w:r>
      <w:r w:rsidR="00531F9F">
        <w:fldChar w:fldCharType="end"/>
      </w:r>
      <w:r w:rsidR="00D0714D">
        <w:t xml:space="preserve">. Se puedo observar el terminal VA en donde se conecta la señal de entrada a convertir, el cual se distribuye en todas las entradas INNEG de los comparadores. Luego se encuentra la cadena de resistencias de la cual se genera la señal de referencia para cada comparador y </w:t>
      </w:r>
      <w:ins w:id="186" w:author="FABRICIO" w:date="2010-08-12T20:11:00Z">
        <w:r w:rsidR="00844224">
          <w:t xml:space="preserve">que </w:t>
        </w:r>
      </w:ins>
      <w:r w:rsidR="00D0714D">
        <w:t>se conectan a la entrada INPOS.</w:t>
      </w:r>
      <w:ins w:id="187" w:author="FABRICIO" w:date="2010-08-12T20:11:00Z">
        <w:r w:rsidR="00844224">
          <w:t xml:space="preserve"> Luego </w:t>
        </w:r>
      </w:ins>
      <w:ins w:id="188" w:author="FABRICIO" w:date="2010-08-12T20:17:00Z">
        <w:r w:rsidR="00844224">
          <w:t xml:space="preserve">se encuentran </w:t>
        </w:r>
      </w:ins>
      <w:ins w:id="189" w:author="FABRICIO" w:date="2010-08-12T20:11:00Z">
        <w:r w:rsidR="00844224">
          <w:t xml:space="preserve">los 63 comparadores </w:t>
        </w:r>
      </w:ins>
      <w:ins w:id="190" w:author="FABRICIO" w:date="2010-08-12T20:17:00Z">
        <w:r w:rsidR="00844224">
          <w:t xml:space="preserve">encargados de codificar la entrada </w:t>
        </w:r>
        <w:r w:rsidR="00844224">
          <w:t>analógica</w:t>
        </w:r>
        <w:r w:rsidR="00844224">
          <w:t xml:space="preserve"> en </w:t>
        </w:r>
        <w:r w:rsidR="00844224">
          <w:t>código</w:t>
        </w:r>
        <w:r w:rsidR="00844224">
          <w:t xml:space="preserve"> </w:t>
        </w:r>
        <w:r w:rsidR="00844224">
          <w:t>termómetro</w:t>
        </w:r>
        <w:r w:rsidR="00844224">
          <w:t xml:space="preserve"> de 64 valores, los cuales se conectan a las entradas del decodificar que devuelve la </w:t>
        </w:r>
        <w:proofErr w:type="spellStart"/>
        <w:r w:rsidR="00844224">
          <w:t>paralabra</w:t>
        </w:r>
        <w:proofErr w:type="spellEnd"/>
        <w:r w:rsidR="00844224">
          <w:t xml:space="preserve"> digital de 6 bits en su salidas representadas como </w:t>
        </w:r>
      </w:ins>
      <w:ins w:id="191" w:author="FABRICIO" w:date="2010-08-12T20:18:00Z">
        <w:r w:rsidR="00844224">
          <w:t xml:space="preserve">LSB, 2SB, </w:t>
        </w:r>
        <w:r w:rsidR="00844224">
          <w:t>…</w:t>
        </w:r>
        <w:r w:rsidR="00844224">
          <w:t xml:space="preserve"> , MSB.</w:t>
        </w:r>
      </w:ins>
    </w:p>
    <w:p w:rsidR="00531F9F" w:rsidRDefault="00531F9F" w:rsidP="005D35A4">
      <w:pPr>
        <w:pStyle w:val="ParrafoTESIS"/>
      </w:pPr>
      <w:r>
        <w:rPr>
          <w:noProof/>
          <w:lang w:eastAsia="es-AR"/>
        </w:rPr>
        <w:drawing>
          <wp:inline distT="0" distB="0" distL="0" distR="0">
            <wp:extent cx="4346562" cy="5295900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634" cy="529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F9F" w:rsidRPr="00F1013E" w:rsidRDefault="00531F9F" w:rsidP="00531F9F">
      <w:pPr>
        <w:pStyle w:val="Epgrafe"/>
      </w:pPr>
      <w:bookmarkStart w:id="192" w:name="_Ref269405611"/>
      <w:r>
        <w:t xml:space="preserve">Figura </w:t>
      </w:r>
      <w:fldSimple w:instr=" SEQ Figura \* ARABIC ">
        <w:r>
          <w:rPr>
            <w:noProof/>
          </w:rPr>
          <w:t>9</w:t>
        </w:r>
      </w:fldSimple>
      <w:bookmarkEnd w:id="192"/>
      <w:r>
        <w:t>) Esquemático del conversor, conexión entre comparadores y decodificador.</w:t>
      </w:r>
    </w:p>
    <w:p w:rsidR="00481079" w:rsidRDefault="00481079" w:rsidP="005D35A4">
      <w:pPr>
        <w:pStyle w:val="ParrafoTESIS"/>
      </w:pPr>
      <w:r w:rsidRPr="00F1013E">
        <w:t>La ilustración</w:t>
      </w:r>
      <w:r w:rsidR="00531F9F">
        <w:t xml:space="preserve"> de la </w:t>
      </w:r>
      <w:r w:rsidR="00531F9F">
        <w:fldChar w:fldCharType="begin"/>
      </w:r>
      <w:r w:rsidR="00531F9F">
        <w:instrText xml:space="preserve"> REF _Ref269405674 \h </w:instrText>
      </w:r>
      <w:r w:rsidR="00531F9F">
        <w:fldChar w:fldCharType="separate"/>
      </w:r>
      <w:r w:rsidR="00531F9F">
        <w:t xml:space="preserve">figura </w:t>
      </w:r>
      <w:r w:rsidR="00531F9F">
        <w:rPr>
          <w:noProof/>
        </w:rPr>
        <w:t>10</w:t>
      </w:r>
      <w:r w:rsidR="00531F9F">
        <w:fldChar w:fldCharType="end"/>
      </w:r>
      <w:r w:rsidRPr="00F1013E">
        <w:t xml:space="preserve"> representa 3 comparadores con y sus conexiones, lo que se repite para los 63 </w:t>
      </w:r>
      <w:r w:rsidR="00414B3B">
        <w:t>existentes en el conversor,</w:t>
      </w:r>
      <w:r w:rsidRPr="00F1013E">
        <w:t xml:space="preserve"> encargados de generar el código termómetro. </w:t>
      </w:r>
    </w:p>
    <w:p w:rsidR="00481079" w:rsidRDefault="00481079" w:rsidP="00261E51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>
            <wp:extent cx="799516" cy="1075259"/>
            <wp:effectExtent l="152400" t="0" r="133934" b="0"/>
            <wp:docPr id="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r="1996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8562" cy="1073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847641" cy="1116808"/>
            <wp:effectExtent l="152400" t="0" r="142959" b="0"/>
            <wp:docPr id="3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1429" cy="1121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>
            <wp:extent cx="858354" cy="1133574"/>
            <wp:effectExtent l="152400" t="0" r="132246" b="0"/>
            <wp:docPr id="3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5694" cy="1143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5B2021" w:rsidP="005B2021">
      <w:pPr>
        <w:pStyle w:val="Epgrafe"/>
      </w:pPr>
      <w:bookmarkStart w:id="193" w:name="_Ref269405674"/>
      <w:r>
        <w:t xml:space="preserve">Figura </w:t>
      </w:r>
      <w:fldSimple w:instr=" SEQ Figura \* ARABIC ">
        <w:r w:rsidR="00531F9F">
          <w:rPr>
            <w:noProof/>
          </w:rPr>
          <w:t>10</w:t>
        </w:r>
      </w:fldSimple>
      <w:bookmarkEnd w:id="193"/>
      <w:r>
        <w:t xml:space="preserve">) </w:t>
      </w:r>
      <w:r w:rsidR="00481079">
        <w:t>Esquemático superior de los comparadores con sus respectivas conexiones.</w:t>
      </w:r>
    </w:p>
    <w:p w:rsidR="00481079" w:rsidRDefault="00481079" w:rsidP="005D35A4">
      <w:pPr>
        <w:pStyle w:val="ParrafoTESIS"/>
      </w:pPr>
      <w:r w:rsidRPr="00F1013E">
        <w:t xml:space="preserve">El esquema superior del decodificador con </w:t>
      </w:r>
      <w:r w:rsidR="00414B3B">
        <w:t>sus</w:t>
      </w:r>
      <w:r w:rsidRPr="00F1013E">
        <w:t xml:space="preserve"> 63 entradas es representado a continuación</w:t>
      </w:r>
      <w:r w:rsidR="00531F9F">
        <w:t xml:space="preserve"> en la </w:t>
      </w:r>
      <w:r w:rsidR="00531F9F">
        <w:fldChar w:fldCharType="begin"/>
      </w:r>
      <w:r w:rsidR="00531F9F">
        <w:instrText xml:space="preserve"> REF _Ref269405703 \h </w:instrText>
      </w:r>
      <w:r w:rsidR="00531F9F">
        <w:fldChar w:fldCharType="separate"/>
      </w:r>
      <w:r w:rsidR="00531F9F">
        <w:t xml:space="preserve">figura </w:t>
      </w:r>
      <w:r w:rsidR="00531F9F">
        <w:rPr>
          <w:noProof/>
        </w:rPr>
        <w:t>11</w:t>
      </w:r>
      <w:r w:rsidR="00531F9F">
        <w:fldChar w:fldCharType="end"/>
      </w:r>
      <w:r w:rsidRPr="00F1013E">
        <w:t xml:space="preserve">. Cada una de ellas se conecta a las salidas </w:t>
      </w:r>
      <w:r w:rsidR="00414B3B" w:rsidRPr="00F1013E">
        <w:t xml:space="preserve">codificadas en código termómetro </w:t>
      </w:r>
      <w:r w:rsidRPr="00F1013E">
        <w:t>de los comparadores</w:t>
      </w:r>
      <w:r w:rsidR="00414B3B">
        <w:t>. También se representan las</w:t>
      </w:r>
      <w:r w:rsidRPr="00F1013E">
        <w:t xml:space="preserve"> 6 salidas de donde obtenemos la palabra digital en binario.</w:t>
      </w:r>
    </w:p>
    <w:p w:rsidR="00481079" w:rsidRDefault="00481079" w:rsidP="00261E51">
      <w:pPr>
        <w:jc w:val="center"/>
      </w:pPr>
      <w:r>
        <w:rPr>
          <w:noProof/>
          <w:lang w:eastAsia="es-AR"/>
        </w:rPr>
        <w:drawing>
          <wp:inline distT="0" distB="0" distL="0" distR="0">
            <wp:extent cx="3721070" cy="1796995"/>
            <wp:effectExtent l="19050" t="0" r="0" b="0"/>
            <wp:docPr id="3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245" cy="180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5B2021" w:rsidP="005B2021">
      <w:pPr>
        <w:pStyle w:val="Epgrafe"/>
      </w:pPr>
      <w:bookmarkStart w:id="194" w:name="_Ref269405703"/>
      <w:r>
        <w:t xml:space="preserve">Figura </w:t>
      </w:r>
      <w:fldSimple w:instr=" SEQ Figura \* ARABIC ">
        <w:r w:rsidR="00531F9F">
          <w:rPr>
            <w:noProof/>
          </w:rPr>
          <w:t>11</w:t>
        </w:r>
      </w:fldSimple>
      <w:bookmarkEnd w:id="194"/>
      <w:r>
        <w:t xml:space="preserve">) </w:t>
      </w:r>
      <w:r w:rsidR="00481079">
        <w:t>Esquemático superior del decodificador.</w:t>
      </w:r>
    </w:p>
    <w:p w:rsidR="00481079" w:rsidRPr="007D00F5" w:rsidRDefault="000C3726" w:rsidP="005D35A4">
      <w:pPr>
        <w:pStyle w:val="ParrafoTESIS"/>
      </w:pPr>
      <w:ins w:id="195" w:author="FABRICIO" w:date="2010-08-12T20:21:00Z">
        <w:r>
          <w:t xml:space="preserve">En la </w:t>
        </w:r>
        <w:r>
          <w:fldChar w:fldCharType="begin"/>
        </w:r>
        <w:r>
          <w:instrText xml:space="preserve"> REF _Ref269407809 \h </w:instrText>
        </w:r>
      </w:ins>
      <w:r>
        <w:fldChar w:fldCharType="separate"/>
      </w:r>
      <w:ins w:id="196" w:author="FABRICIO" w:date="2010-08-12T20:21:00Z">
        <w:r>
          <w:t>f</w:t>
        </w:r>
        <w:r>
          <w:t xml:space="preserve">igura </w:t>
        </w:r>
        <w:r>
          <w:rPr>
            <w:noProof/>
          </w:rPr>
          <w:t>12</w:t>
        </w:r>
        <w:r>
          <w:fldChar w:fldCharType="end"/>
        </w:r>
        <w:r>
          <w:t xml:space="preserve"> representa el nivel superior del </w:t>
        </w:r>
        <w:proofErr w:type="spellStart"/>
        <w:r>
          <w:t>conversor</w:t>
        </w:r>
        <w:proofErr w:type="spellEnd"/>
        <w:r>
          <w:t xml:space="preserve"> y las conexiones necesarias para su funcionamiento. </w:t>
        </w:r>
      </w:ins>
      <w:del w:id="197" w:author="FABRICIO" w:date="2010-08-12T20:21:00Z">
        <w:r w:rsidR="00481079" w:rsidRPr="007D00F5" w:rsidDel="000C3726">
          <w:delText>E</w:delText>
        </w:r>
      </w:del>
      <w:ins w:id="198" w:author="FABRICIO" w:date="2010-08-12T20:22:00Z">
        <w:r>
          <w:t>E</w:t>
        </w:r>
      </w:ins>
      <w:r w:rsidR="00481079" w:rsidRPr="007D00F5">
        <w:t xml:space="preserve">l bloque C </w:t>
      </w:r>
      <w:ins w:id="199" w:author="FABRICIO" w:date="2010-08-12T20:22:00Z">
        <w:r>
          <w:t xml:space="preserve">es el </w:t>
        </w:r>
        <w:proofErr w:type="spellStart"/>
        <w:r>
          <w:t>conversor</w:t>
        </w:r>
        <w:proofErr w:type="spellEnd"/>
        <w:r>
          <w:t xml:space="preserve"> flash. </w:t>
        </w:r>
      </w:ins>
      <w:del w:id="200" w:author="FABRICIO" w:date="2010-08-12T20:22:00Z">
        <w:r w:rsidR="00481079" w:rsidRPr="007D00F5" w:rsidDel="000C3726">
          <w:delText>e</w:delText>
        </w:r>
      </w:del>
      <w:ins w:id="201" w:author="FABRICIO" w:date="2010-08-12T20:22:00Z">
        <w:r>
          <w:t>E</w:t>
        </w:r>
      </w:ins>
      <w:r w:rsidR="00481079" w:rsidRPr="007D00F5">
        <w:t xml:space="preserve">stá formado por las 6 salidas del decodificador, las cuales están sincronizadas con una señal CLOCK, </w:t>
      </w:r>
      <w:r w:rsidR="00414B3B" w:rsidRPr="007D00F5">
        <w:t>permitiendo</w:t>
      </w:r>
      <w:r w:rsidR="00481079" w:rsidRPr="007D00F5">
        <w:t xml:space="preserve"> obtener la palabra digital negada y no negada al final de cada secuencia de conversión.</w:t>
      </w:r>
    </w:p>
    <w:p w:rsidR="00481079" w:rsidRPr="007D00F5" w:rsidRDefault="00481079" w:rsidP="005D35A4">
      <w:pPr>
        <w:pStyle w:val="ParrafoTESIS"/>
        <w:numPr>
          <w:ilvl w:val="0"/>
          <w:numId w:val="3"/>
        </w:numPr>
      </w:pPr>
      <w:r w:rsidRPr="007D00F5">
        <w:t>VDD es la alimentación del circuito (3.3 voltios).</w:t>
      </w:r>
    </w:p>
    <w:p w:rsidR="00481079" w:rsidRPr="007D00F5" w:rsidRDefault="00481079" w:rsidP="005D35A4">
      <w:pPr>
        <w:pStyle w:val="ParrafoTESIS"/>
        <w:numPr>
          <w:ilvl w:val="0"/>
          <w:numId w:val="3"/>
        </w:numPr>
      </w:pPr>
      <w:r w:rsidRPr="007D00F5">
        <w:t>GND es la referencia de masa.</w:t>
      </w:r>
    </w:p>
    <w:p w:rsidR="00481079" w:rsidRPr="007D00F5" w:rsidRDefault="00481079" w:rsidP="005D35A4">
      <w:pPr>
        <w:pStyle w:val="ParrafoTESIS"/>
        <w:numPr>
          <w:ilvl w:val="0"/>
          <w:numId w:val="3"/>
        </w:numPr>
      </w:pPr>
      <w:r w:rsidRPr="007D00F5">
        <w:t>VBIAS es la entrada de tensión que polariza el transistor M5 del comparador, encargado de determinar la corriente de la etapa diferencial del comparador.</w:t>
      </w:r>
    </w:p>
    <w:p w:rsidR="00481079" w:rsidRPr="007D00F5" w:rsidRDefault="00481079" w:rsidP="005D35A4">
      <w:pPr>
        <w:pStyle w:val="ParrafoTESIS"/>
        <w:numPr>
          <w:ilvl w:val="0"/>
          <w:numId w:val="3"/>
        </w:numPr>
      </w:pPr>
      <w:r w:rsidRPr="007D00F5">
        <w:t>VREF es la tensión que será dividida por la cadena de resistencias dando como resultado los 63 niveles de referencia del decodificar.</w:t>
      </w:r>
    </w:p>
    <w:p w:rsidR="00481079" w:rsidRDefault="00481079" w:rsidP="005D35A4">
      <w:pPr>
        <w:pStyle w:val="ParrafoTESIS"/>
      </w:pPr>
      <w:r w:rsidRPr="007D00F5">
        <w:t xml:space="preserve">En este cado, la tensión a ser dividida es 630mV. Finalmente, en la entrada </w:t>
      </w:r>
      <w:r w:rsidR="00414B3B">
        <w:t>(</w:t>
      </w:r>
      <w:r w:rsidRPr="007D00F5">
        <w:t>terminal VA</w:t>
      </w:r>
      <w:r w:rsidR="00414B3B">
        <w:t>)</w:t>
      </w:r>
      <w:r w:rsidRPr="007D00F5">
        <w:t xml:space="preserve"> se conecta la tensión de entrada a convertir.</w:t>
      </w:r>
    </w:p>
    <w:p w:rsidR="00481079" w:rsidRDefault="00EB052F" w:rsidP="00261E51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>
            <wp:extent cx="5400675" cy="2311868"/>
            <wp:effectExtent l="1905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11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79" w:rsidRDefault="005B2021" w:rsidP="005B2021">
      <w:pPr>
        <w:pStyle w:val="Epgrafe"/>
      </w:pPr>
      <w:bookmarkStart w:id="202" w:name="_Ref269407809"/>
      <w:r>
        <w:t xml:space="preserve">Figura </w:t>
      </w:r>
      <w:fldSimple w:instr=" SEQ Figura \* ARABIC ">
        <w:r w:rsidR="00531F9F">
          <w:rPr>
            <w:noProof/>
          </w:rPr>
          <w:t>12</w:t>
        </w:r>
      </w:fldSimple>
      <w:bookmarkEnd w:id="202"/>
      <w:r>
        <w:t xml:space="preserve">) </w:t>
      </w:r>
      <w:r w:rsidR="00481079">
        <w:t xml:space="preserve">Esquemático superior del </w:t>
      </w:r>
      <w:proofErr w:type="spellStart"/>
      <w:r w:rsidR="00481079">
        <w:t>conversor</w:t>
      </w:r>
      <w:proofErr w:type="spellEnd"/>
      <w:r w:rsidR="00481079">
        <w:t xml:space="preserve"> flash y sus conexiones.</w:t>
      </w:r>
    </w:p>
    <w:sectPr w:rsidR="00481079" w:rsidSect="009B71DC">
      <w:pgSz w:w="11907" w:h="16839" w:code="9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0C6F03"/>
    <w:multiLevelType w:val="hybridMultilevel"/>
    <w:tmpl w:val="1B0ABAFE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38E60458"/>
    <w:multiLevelType w:val="hybridMultilevel"/>
    <w:tmpl w:val="6FE044D8"/>
    <w:lvl w:ilvl="0" w:tplc="3DE849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1C23A17"/>
    <w:multiLevelType w:val="hybridMultilevel"/>
    <w:tmpl w:val="828821DA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56B36B32"/>
    <w:multiLevelType w:val="hybridMultilevel"/>
    <w:tmpl w:val="61C059F0"/>
    <w:lvl w:ilvl="0" w:tplc="2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trackRevisions/>
  <w:defaultTabStop w:val="708"/>
  <w:hyphenationZone w:val="425"/>
  <w:drawingGridHorizontalSpacing w:val="110"/>
  <w:displayHorizontalDrawingGridEvery w:val="2"/>
  <w:characterSpacingControl w:val="doNotCompress"/>
  <w:compat/>
  <w:rsids>
    <w:rsidRoot w:val="00481079"/>
    <w:rsid w:val="00027F9C"/>
    <w:rsid w:val="00083543"/>
    <w:rsid w:val="000C3726"/>
    <w:rsid w:val="000E7831"/>
    <w:rsid w:val="00145D20"/>
    <w:rsid w:val="00152E58"/>
    <w:rsid w:val="0015399A"/>
    <w:rsid w:val="001A4698"/>
    <w:rsid w:val="001C59F1"/>
    <w:rsid w:val="001E38BB"/>
    <w:rsid w:val="001F1CC8"/>
    <w:rsid w:val="00261E51"/>
    <w:rsid w:val="0027448F"/>
    <w:rsid w:val="002834E2"/>
    <w:rsid w:val="00304996"/>
    <w:rsid w:val="00387A3D"/>
    <w:rsid w:val="003931FA"/>
    <w:rsid w:val="00414B3B"/>
    <w:rsid w:val="00447A78"/>
    <w:rsid w:val="00481079"/>
    <w:rsid w:val="004E63C0"/>
    <w:rsid w:val="00531F9F"/>
    <w:rsid w:val="005904A8"/>
    <w:rsid w:val="005A0B8A"/>
    <w:rsid w:val="005B2021"/>
    <w:rsid w:val="005C5241"/>
    <w:rsid w:val="005D35A4"/>
    <w:rsid w:val="0067784E"/>
    <w:rsid w:val="006F571D"/>
    <w:rsid w:val="007833C5"/>
    <w:rsid w:val="00844224"/>
    <w:rsid w:val="008A2EEE"/>
    <w:rsid w:val="008F477B"/>
    <w:rsid w:val="00964BC9"/>
    <w:rsid w:val="00990E73"/>
    <w:rsid w:val="009B71DC"/>
    <w:rsid w:val="009F6DD3"/>
    <w:rsid w:val="00A81C94"/>
    <w:rsid w:val="00AB1D76"/>
    <w:rsid w:val="00AB2EA9"/>
    <w:rsid w:val="00B06A93"/>
    <w:rsid w:val="00CD6E5C"/>
    <w:rsid w:val="00D030B4"/>
    <w:rsid w:val="00D0714D"/>
    <w:rsid w:val="00DE75C2"/>
    <w:rsid w:val="00E8126C"/>
    <w:rsid w:val="00E84A6B"/>
    <w:rsid w:val="00EB052F"/>
    <w:rsid w:val="00EC47DA"/>
    <w:rsid w:val="00EE6B6F"/>
    <w:rsid w:val="00F07EDF"/>
    <w:rsid w:val="00F539F2"/>
    <w:rsid w:val="00F77660"/>
    <w:rsid w:val="00FE77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1079"/>
  </w:style>
  <w:style w:type="paragraph" w:styleId="Ttulo1">
    <w:name w:val="heading 1"/>
    <w:basedOn w:val="Normal"/>
    <w:next w:val="Normal"/>
    <w:link w:val="Ttulo1Car"/>
    <w:uiPriority w:val="9"/>
    <w:qFormat/>
    <w:rsid w:val="00F7766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8107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8107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48107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48107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Epgrafe">
    <w:name w:val="caption"/>
    <w:basedOn w:val="Normal"/>
    <w:next w:val="Normal"/>
    <w:uiPriority w:val="35"/>
    <w:unhideWhenUsed/>
    <w:qFormat/>
    <w:rsid w:val="00481079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Prrafodelista">
    <w:name w:val="List Paragraph"/>
    <w:basedOn w:val="Normal"/>
    <w:uiPriority w:val="34"/>
    <w:qFormat/>
    <w:rsid w:val="00481079"/>
    <w:pPr>
      <w:ind w:left="720"/>
      <w:contextualSpacing/>
    </w:pPr>
  </w:style>
  <w:style w:type="table" w:customStyle="1" w:styleId="Sombreadomedio2-nfasis11">
    <w:name w:val="Sombreado medio 2 - Énfasis 11"/>
    <w:basedOn w:val="Tablanormal"/>
    <w:uiPriority w:val="64"/>
    <w:rsid w:val="0048107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4810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810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81079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F7766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IntroCAPTESIS">
    <w:name w:val="IntroCAP_TESIS"/>
    <w:basedOn w:val="Normal"/>
    <w:qFormat/>
    <w:rsid w:val="00F77660"/>
    <w:pPr>
      <w:spacing w:before="120" w:after="120" w:line="360" w:lineRule="auto"/>
      <w:ind w:firstLine="709"/>
      <w:jc w:val="both"/>
    </w:pPr>
    <w:rPr>
      <w:rFonts w:cstheme="minorHAnsi"/>
      <w:i/>
    </w:rPr>
  </w:style>
  <w:style w:type="paragraph" w:customStyle="1" w:styleId="ParrafoTESIS">
    <w:name w:val="Parrafo_TESIS"/>
    <w:basedOn w:val="Normal"/>
    <w:autoRedefine/>
    <w:qFormat/>
    <w:rsid w:val="005D35A4"/>
    <w:pPr>
      <w:spacing w:before="120" w:after="120" w:line="360" w:lineRule="auto"/>
      <w:ind w:firstLine="709"/>
      <w:jc w:val="both"/>
    </w:pPr>
    <w:rPr>
      <w:rFonts w:cstheme="minorHAns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emf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image" Target="media/image19.emf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10" Type="http://schemas.openxmlformats.org/officeDocument/2006/relationships/image" Target="media/image5.emf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image" Target="media/image17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E8D30D-9A35-416A-AD18-7E2DD9BDA6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12</Pages>
  <Words>1499</Words>
  <Characters>8246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FABRICIO</dc:creator>
  <cp:keywords/>
  <dc:description/>
  <cp:lastModifiedBy>FABRICIO</cp:lastModifiedBy>
  <cp:revision>33</cp:revision>
  <dcterms:created xsi:type="dcterms:W3CDTF">2010-07-23T16:46:00Z</dcterms:created>
  <dcterms:modified xsi:type="dcterms:W3CDTF">2010-08-12T23:24:00Z</dcterms:modified>
</cp:coreProperties>
</file>