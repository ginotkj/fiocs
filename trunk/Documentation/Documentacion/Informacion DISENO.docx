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5EA" w:rsidRDefault="00C837AE" w:rsidP="009555E7">
      <w:pPr>
        <w:rPr>
          <w:ins w:id="0" w:author="FABRICIO" w:date="2010-07-06T18:34:00Z"/>
        </w:rPr>
      </w:pPr>
      <w:r w:rsidRPr="001D78D8">
        <w:t>La arquitectura con la que se opta trabajar es una arquitectura de conversión paralela tipo Flash de 6 bits de resolución</w:t>
      </w:r>
      <w:r w:rsidR="000D3D93" w:rsidRPr="001D78D8">
        <w:rPr>
          <w:rFonts w:cstheme="minorHAnsi"/>
          <w:noProof/>
          <w:lang w:eastAsia="es-AR"/>
        </w:rPr>
        <w:t xml:space="preserve">, </w:t>
      </w:r>
      <w:del w:id="1" w:author="FABRICIO" w:date="2010-07-06T18:33:00Z">
        <w:r w:rsidR="000D3D93" w:rsidRPr="001D78D8" w:rsidDel="003345EA">
          <w:rPr>
            <w:rFonts w:cstheme="minorHAnsi"/>
            <w:noProof/>
            <w:lang w:eastAsia="es-AR"/>
          </w:rPr>
          <w:delText>el</w:delText>
        </w:r>
      </w:del>
      <w:ins w:id="2" w:author="FABRICIO" w:date="2010-07-06T18:33:00Z">
        <w:r w:rsidR="003345EA">
          <w:rPr>
            <w:rFonts w:cstheme="minorHAnsi"/>
            <w:noProof/>
            <w:lang w:eastAsia="es-AR"/>
          </w:rPr>
          <w:t>la</w:t>
        </w:r>
      </w:ins>
      <w:r w:rsidR="000D3D93" w:rsidRPr="001D78D8">
        <w:rPr>
          <w:rFonts w:cstheme="minorHAnsi"/>
          <w:noProof/>
          <w:lang w:eastAsia="es-AR"/>
        </w:rPr>
        <w:t xml:space="preserve"> cual combina partes de fucionamiento Analogico y Digital.</w:t>
      </w:r>
      <w:r w:rsidR="00924F8E" w:rsidRPr="001D78D8">
        <w:t xml:space="preserve"> </w:t>
      </w:r>
      <w:del w:id="3" w:author="FABRICIO" w:date="2010-07-06T18:33:00Z">
        <w:r w:rsidR="00924F8E" w:rsidRPr="001D78D8" w:rsidDel="003345EA">
          <w:delText>El</w:delText>
        </w:r>
      </w:del>
      <w:ins w:id="4" w:author="FABRICIO" w:date="2010-07-06T18:33:00Z">
        <w:r w:rsidR="003345EA">
          <w:t>Este</w:t>
        </w:r>
      </w:ins>
      <w:r w:rsidR="00924F8E" w:rsidRPr="001D78D8">
        <w:t xml:space="preserve"> conversor </w:t>
      </w:r>
      <w:del w:id="5" w:author="FABRICIO" w:date="2010-07-06T18:33:00Z">
        <w:r w:rsidR="00924F8E" w:rsidRPr="001D78D8" w:rsidDel="003345EA">
          <w:delText>Analógico/Digital</w:delText>
        </w:r>
      </w:del>
      <w:r w:rsidR="00924F8E" w:rsidRPr="001D78D8">
        <w:t xml:space="preserve"> (usualmente abreviado ADC o A/D </w:t>
      </w:r>
      <w:proofErr w:type="spellStart"/>
      <w:r w:rsidR="00924F8E" w:rsidRPr="001D78D8">
        <w:t>converter</w:t>
      </w:r>
      <w:proofErr w:type="spellEnd"/>
      <w:r w:rsidR="00924F8E" w:rsidRPr="001D78D8">
        <w:t xml:space="preserve">) es un bloque esencial en </w:t>
      </w:r>
      <w:del w:id="6" w:author="FABRICIO" w:date="2010-07-06T18:34:00Z">
        <w:r w:rsidR="00924F8E" w:rsidRPr="001D78D8" w:rsidDel="003345EA">
          <w:delText>muchos</w:delText>
        </w:r>
      </w:del>
      <w:ins w:id="7" w:author="FABRICIO" w:date="2010-07-06T18:34:00Z">
        <w:r w:rsidR="003345EA">
          <w:t>gran cantidad de</w:t>
        </w:r>
      </w:ins>
      <w:r w:rsidR="00924F8E" w:rsidRPr="001D78D8">
        <w:t xml:space="preserve"> sistemas de procesamiento de señales digitales</w:t>
      </w:r>
      <w:r w:rsidR="002B5F52" w:rsidRPr="001D78D8">
        <w:t xml:space="preserve">; </w:t>
      </w:r>
      <w:r w:rsidR="00924F8E" w:rsidRPr="001D78D8">
        <w:t>provee una conexión entre el procesador de señales digitales y el tra</w:t>
      </w:r>
      <w:r w:rsidR="002B5F52" w:rsidRPr="001D78D8">
        <w:t>ns</w:t>
      </w:r>
      <w:r w:rsidR="00924F8E" w:rsidRPr="001D78D8">
        <w:t xml:space="preserve">ductor de señales analógicas. </w:t>
      </w:r>
    </w:p>
    <w:p w:rsidR="009555E7" w:rsidRPr="001D78D8" w:rsidRDefault="002B5F52" w:rsidP="009555E7">
      <w:r w:rsidRPr="001D78D8">
        <w:t>S</w:t>
      </w:r>
      <w:r w:rsidR="00924F8E" w:rsidRPr="001D78D8">
        <w:t xml:space="preserve">e considera un dispositivo codificador, </w:t>
      </w:r>
      <w:del w:id="8" w:author="FABRICIO" w:date="2010-07-06T19:25:00Z">
        <w:r w:rsidR="00924F8E" w:rsidRPr="001D78D8" w:rsidDel="00885F79">
          <w:delText>donde convierte</w:delText>
        </w:r>
      </w:del>
      <w:ins w:id="9" w:author="FABRICIO" w:date="2010-07-06T19:25:00Z">
        <w:r w:rsidR="00885F79">
          <w:t>convirtiendo</w:t>
        </w:r>
      </w:ins>
      <w:r w:rsidR="00924F8E" w:rsidRPr="001D78D8">
        <w:t xml:space="preserve"> una muestra analógica en una señal digital </w:t>
      </w:r>
      <w:del w:id="10" w:author="FABRICIO" w:date="2010-07-06T19:25:00Z">
        <w:r w:rsidR="00924F8E" w:rsidRPr="001D78D8" w:rsidDel="00885F79">
          <w:delText xml:space="preserve">con </w:delText>
        </w:r>
      </w:del>
      <w:ins w:id="11" w:author="FABRICIO" w:date="2010-07-06T19:25:00Z">
        <w:r w:rsidR="00885F79">
          <w:t>de</w:t>
        </w:r>
        <w:r w:rsidR="00885F79" w:rsidRPr="001D78D8">
          <w:t xml:space="preserve"> </w:t>
        </w:r>
      </w:ins>
      <w:r w:rsidR="00924F8E" w:rsidRPr="001D78D8">
        <w:t>determinado número cuantificado de bits.</w:t>
      </w:r>
      <w:r w:rsidR="009555E7" w:rsidRPr="001D78D8">
        <w:t xml:space="preserve"> Su gran ventaja es la velocidad con la cual una conversión se </w:t>
      </w:r>
      <w:del w:id="12" w:author="FABRICIO" w:date="2010-07-06T19:26:00Z">
        <w:r w:rsidR="009555E7" w:rsidRPr="001D78D8" w:rsidDel="00885F79">
          <w:delText xml:space="preserve">puede </w:delText>
        </w:r>
      </w:del>
      <w:r w:rsidR="009555E7" w:rsidRPr="001D78D8">
        <w:t>lleva</w:t>
      </w:r>
      <w:del w:id="13" w:author="FABRICIO" w:date="2010-07-06T19:26:00Z">
        <w:r w:rsidR="009555E7" w:rsidRPr="001D78D8" w:rsidDel="00885F79">
          <w:delText>r</w:delText>
        </w:r>
      </w:del>
      <w:r w:rsidR="009555E7" w:rsidRPr="001D78D8">
        <w:t xml:space="preserve"> a cabo, donde cada pulso de reloj puede generar una palabra digital de </w:t>
      </w:r>
      <w:proofErr w:type="spellStart"/>
      <w:r w:rsidR="009555E7" w:rsidRPr="001D78D8">
        <w:t>salida</w:t>
      </w:r>
      <w:del w:id="14" w:author="FABRICIO" w:date="2010-07-06T19:28:00Z">
        <w:r w:rsidR="009555E7" w:rsidRPr="001D78D8" w:rsidDel="00885F79">
          <w:delText>,</w:delText>
        </w:r>
      </w:del>
      <w:ins w:id="15" w:author="FABRICIO" w:date="2010-07-06T19:28:00Z">
        <w:r w:rsidR="00885F79">
          <w:t>.</w:t>
        </w:r>
      </w:ins>
      <w:del w:id="16" w:author="FABRICIO" w:date="2010-07-06T19:28:00Z">
        <w:r w:rsidR="009555E7" w:rsidRPr="001D78D8" w:rsidDel="00885F79">
          <w:delText xml:space="preserve"> s</w:delText>
        </w:r>
      </w:del>
      <w:ins w:id="17" w:author="FABRICIO" w:date="2010-07-06T19:28:00Z">
        <w:r w:rsidR="00885F79">
          <w:t>S</w:t>
        </w:r>
      </w:ins>
      <w:r w:rsidR="009555E7" w:rsidRPr="001D78D8">
        <w:t>u</w:t>
      </w:r>
      <w:proofErr w:type="spellEnd"/>
      <w:r w:rsidR="009555E7" w:rsidRPr="001D78D8">
        <w:t xml:space="preserve"> contracara es que para cada bit extra de resolución del conversor, se tiene que duplicar la cantidad de comparadores requeridos, aumentando así el área comprendida por el dispositivo.</w:t>
      </w:r>
    </w:p>
    <w:p w:rsidR="000D3D93" w:rsidRDefault="002B5F52">
      <w:r>
        <w:t xml:space="preserve"> </w:t>
      </w:r>
      <w:r w:rsidR="00924F8E">
        <w:t xml:space="preserve">Desde el punto de vista de la implementación, los conversores analógicos/digitales típicamente contienen uno o más comparadores, compuertas, componentes pasivos de precisión, </w:t>
      </w:r>
      <w:del w:id="18" w:author="FABRICIO" w:date="2010-07-06T19:30:00Z">
        <w:r w:rsidR="00924F8E" w:rsidDel="00885F79">
          <w:delText>una</w:delText>
        </w:r>
      </w:del>
      <w:r w:rsidR="00924F8E">
        <w:t xml:space="preserve"> referencia</w:t>
      </w:r>
      <w:ins w:id="19" w:author="FABRICIO" w:date="2010-07-06T19:30:00Z">
        <w:r w:rsidR="00885F79">
          <w:t>s</w:t>
        </w:r>
      </w:ins>
      <w:r w:rsidR="00924F8E">
        <w:t xml:space="preserve"> de tensión precisa y una lógica de control digital.</w:t>
      </w:r>
      <w:ins w:id="20" w:author="FABRICIO" w:date="2010-07-06T18:36:00Z">
        <w:r w:rsidR="003345EA">
          <w:t xml:space="preserve"> El conjunto de comparadores se encargaran de transformar la </w:t>
        </w:r>
      </w:ins>
      <w:ins w:id="21" w:author="FABRICIO" w:date="2010-07-06T19:30:00Z">
        <w:r w:rsidR="00885F79">
          <w:t>señal</w:t>
        </w:r>
      </w:ins>
      <w:ins w:id="22" w:author="FABRICIO" w:date="2010-07-06T18:36:00Z">
        <w:r w:rsidR="003345EA">
          <w:t xml:space="preserve"> analógica recibi</w:t>
        </w:r>
      </w:ins>
      <w:ins w:id="23" w:author="FABRICIO" w:date="2010-07-06T18:37:00Z">
        <w:r w:rsidR="003345EA">
          <w:t xml:space="preserve">da en una </w:t>
        </w:r>
      </w:ins>
      <w:ins w:id="24" w:author="FABRICIO" w:date="2010-07-06T19:30:00Z">
        <w:r w:rsidR="00885F79">
          <w:t>señal</w:t>
        </w:r>
      </w:ins>
      <w:ins w:id="25" w:author="FABRICIO" w:date="2010-07-06T18:37:00Z">
        <w:r w:rsidR="003345EA">
          <w:t xml:space="preserve"> digital de </w:t>
        </w:r>
      </w:ins>
      <w:ins w:id="26" w:author="FABRICIO" w:date="2010-07-06T19:30:00Z">
        <w:r w:rsidR="00885F79">
          <w:t>codificación</w:t>
        </w:r>
      </w:ins>
      <w:ins w:id="27" w:author="FABRICIO" w:date="2010-07-06T18:37:00Z">
        <w:r w:rsidR="003345EA">
          <w:t xml:space="preserve"> termómetro. </w:t>
        </w:r>
      </w:ins>
      <w:ins w:id="28" w:author="FABRICIO" w:date="2010-07-06T18:38:00Z">
        <w:r w:rsidR="003345EA">
          <w:t xml:space="preserve">Las compuertas </w:t>
        </w:r>
      </w:ins>
      <w:ins w:id="29" w:author="FABRICIO" w:date="2010-07-06T19:30:00Z">
        <w:r w:rsidR="00885F79">
          <w:t>formaran</w:t>
        </w:r>
      </w:ins>
      <w:ins w:id="30" w:author="FABRICIO" w:date="2010-07-06T18:38:00Z">
        <w:r w:rsidR="003345EA">
          <w:t xml:space="preserve"> la lógica digital que tr</w:t>
        </w:r>
      </w:ins>
      <w:ins w:id="31" w:author="FABRICIO" w:date="2010-07-06T18:39:00Z">
        <w:r w:rsidR="003345EA">
          <w:t xml:space="preserve">asforme la codificación termómetro en </w:t>
        </w:r>
      </w:ins>
      <w:ins w:id="32" w:author="FABRICIO" w:date="2010-07-06T19:30:00Z">
        <w:r w:rsidR="00885F79">
          <w:t>codificación</w:t>
        </w:r>
      </w:ins>
      <w:ins w:id="33" w:author="FABRICIO" w:date="2010-07-06T18:39:00Z">
        <w:r w:rsidR="003345EA">
          <w:t xml:space="preserve"> binaria para la salida del conversor. La cadena o divisor resistivo servirá para generar los distintos niveles de tensión analógica de </w:t>
        </w:r>
      </w:ins>
      <w:ins w:id="34" w:author="FABRICIO" w:date="2010-07-06T18:40:00Z">
        <w:r w:rsidR="003345EA">
          <w:t>comparación.</w:t>
        </w:r>
      </w:ins>
    </w:p>
    <w:p w:rsidR="007266F5" w:rsidRDefault="00E014DC" w:rsidP="007266F5">
      <w:pPr>
        <w:keepNext/>
      </w:pPr>
      <w:r>
        <w:rPr>
          <w:noProof/>
          <w:lang w:eastAsia="es-AR"/>
        </w:rPr>
        <w:drawing>
          <wp:inline distT="0" distB="0" distL="0" distR="0">
            <wp:extent cx="5486400" cy="3200400"/>
            <wp:effectExtent l="19050" t="0" r="1905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FE774D" w:rsidRDefault="007266F5" w:rsidP="007266F5">
      <w:pPr>
        <w:pStyle w:val="Epgrafe"/>
      </w:pPr>
      <w:r>
        <w:t xml:space="preserve">Figura </w:t>
      </w:r>
      <w:fldSimple w:instr=" SEQ Figura \* ARABIC ">
        <w:r w:rsidR="00DB050C">
          <w:rPr>
            <w:noProof/>
          </w:rPr>
          <w:t>1</w:t>
        </w:r>
      </w:fldSimple>
      <w:r>
        <w:t>) Diagrama en bloques del Converso Flash realizado.</w:t>
      </w:r>
    </w:p>
    <w:p w:rsidR="000C3EDA" w:rsidRDefault="00FA34A4">
      <w:r>
        <w:t>Para la metodología de diseño se siguieron como referencias la</w:t>
      </w:r>
      <w:r w:rsidR="000C3EDA">
        <w:t>s</w:t>
      </w:r>
      <w:r>
        <w:t xml:space="preserve"> literatura</w:t>
      </w:r>
      <w:r w:rsidR="000C3EDA">
        <w:t>s</w:t>
      </w:r>
      <w:r>
        <w:t xml:space="preserve"> </w:t>
      </w:r>
      <w:r w:rsidR="00773853" w:rsidRPr="00773853">
        <w:rPr>
          <w:color w:val="FF0000"/>
        </w:rPr>
        <w:t xml:space="preserve">“CMOS </w:t>
      </w:r>
      <w:proofErr w:type="spellStart"/>
      <w:r w:rsidR="00773853" w:rsidRPr="00773853">
        <w:rPr>
          <w:color w:val="FF0000"/>
        </w:rPr>
        <w:t>Analog</w:t>
      </w:r>
      <w:proofErr w:type="spellEnd"/>
      <w:r w:rsidR="00773853" w:rsidRPr="00773853">
        <w:rPr>
          <w:color w:val="FF0000"/>
        </w:rPr>
        <w:t xml:space="preserve"> </w:t>
      </w:r>
      <w:proofErr w:type="spellStart"/>
      <w:r w:rsidR="00773853" w:rsidRPr="00773853">
        <w:rPr>
          <w:color w:val="FF0000"/>
        </w:rPr>
        <w:t>Circuit</w:t>
      </w:r>
      <w:proofErr w:type="spellEnd"/>
      <w:r w:rsidR="00773853" w:rsidRPr="00773853">
        <w:rPr>
          <w:color w:val="FF0000"/>
        </w:rPr>
        <w:t xml:space="preserve"> </w:t>
      </w:r>
      <w:proofErr w:type="spellStart"/>
      <w:r w:rsidR="00773853" w:rsidRPr="00773853">
        <w:rPr>
          <w:color w:val="FF0000"/>
        </w:rPr>
        <w:t>Design</w:t>
      </w:r>
      <w:proofErr w:type="spellEnd"/>
      <w:r w:rsidR="00773853" w:rsidRPr="00773853">
        <w:rPr>
          <w:color w:val="FF0000"/>
        </w:rPr>
        <w:t xml:space="preserve">” [de </w:t>
      </w:r>
      <w:r w:rsidR="00773853" w:rsidRPr="00773853">
        <w:rPr>
          <w:i/>
          <w:color w:val="FF0000"/>
        </w:rPr>
        <w:t xml:space="preserve">Philip E. Allen – Douglas R. </w:t>
      </w:r>
      <w:proofErr w:type="spellStart"/>
      <w:r w:rsidR="00773853" w:rsidRPr="00773853">
        <w:rPr>
          <w:i/>
          <w:color w:val="FF0000"/>
        </w:rPr>
        <w:t>Holberg</w:t>
      </w:r>
      <w:proofErr w:type="spellEnd"/>
      <w:r w:rsidR="00773853" w:rsidRPr="00773853">
        <w:rPr>
          <w:color w:val="FF0000"/>
        </w:rPr>
        <w:t>]</w:t>
      </w:r>
      <w:r w:rsidR="00773853">
        <w:rPr>
          <w:color w:val="FF0000"/>
        </w:rPr>
        <w:t xml:space="preserve"> </w:t>
      </w:r>
      <w:r w:rsidR="00773853">
        <w:t xml:space="preserve">en la etapa </w:t>
      </w:r>
      <w:r w:rsidR="000C3EDA">
        <w:t>Analógica</w:t>
      </w:r>
      <w:r w:rsidR="00773853">
        <w:t xml:space="preserve"> y </w:t>
      </w:r>
      <w:r w:rsidR="00773853" w:rsidRPr="00773853">
        <w:rPr>
          <w:color w:val="FF0000"/>
        </w:rPr>
        <w:t xml:space="preserve">“CIRCUITOS ELECTRONICOS Discretos e Integrados” [de </w:t>
      </w:r>
      <w:r w:rsidR="00773853" w:rsidRPr="00773853">
        <w:rPr>
          <w:i/>
          <w:color w:val="FF0000"/>
        </w:rPr>
        <w:t xml:space="preserve">Donald L. Schilling – Charles </w:t>
      </w:r>
      <w:proofErr w:type="spellStart"/>
      <w:r w:rsidR="00773853" w:rsidRPr="00773853">
        <w:rPr>
          <w:i/>
          <w:color w:val="FF0000"/>
        </w:rPr>
        <w:t>Belove</w:t>
      </w:r>
      <w:proofErr w:type="spellEnd"/>
      <w:r w:rsidR="00773853" w:rsidRPr="00773853">
        <w:rPr>
          <w:i/>
          <w:color w:val="FF0000"/>
        </w:rPr>
        <w:t xml:space="preserve"> – </w:t>
      </w:r>
      <w:proofErr w:type="spellStart"/>
      <w:r w:rsidR="00773853" w:rsidRPr="00773853">
        <w:rPr>
          <w:i/>
          <w:color w:val="FF0000"/>
        </w:rPr>
        <w:t>Tuvia</w:t>
      </w:r>
      <w:proofErr w:type="spellEnd"/>
      <w:r w:rsidR="00773853" w:rsidRPr="00773853">
        <w:rPr>
          <w:i/>
          <w:color w:val="FF0000"/>
        </w:rPr>
        <w:t xml:space="preserve"> </w:t>
      </w:r>
      <w:proofErr w:type="spellStart"/>
      <w:r w:rsidR="00773853" w:rsidRPr="00773853">
        <w:rPr>
          <w:i/>
          <w:color w:val="FF0000"/>
        </w:rPr>
        <w:t>Apelewicz</w:t>
      </w:r>
      <w:proofErr w:type="spellEnd"/>
      <w:r w:rsidR="00773853" w:rsidRPr="00773853">
        <w:rPr>
          <w:i/>
          <w:color w:val="FF0000"/>
        </w:rPr>
        <w:t xml:space="preserve"> – </w:t>
      </w:r>
      <w:r w:rsidR="00773853" w:rsidRPr="00773853">
        <w:rPr>
          <w:i/>
          <w:color w:val="FF0000"/>
        </w:rPr>
        <w:lastRenderedPageBreak/>
        <w:t xml:space="preserve">Raymond J. </w:t>
      </w:r>
      <w:proofErr w:type="spellStart"/>
      <w:r w:rsidR="00773853" w:rsidRPr="00773853">
        <w:rPr>
          <w:i/>
          <w:color w:val="FF0000"/>
        </w:rPr>
        <w:t>Saccardi</w:t>
      </w:r>
      <w:proofErr w:type="spellEnd"/>
      <w:r w:rsidR="00773853" w:rsidRPr="00773853">
        <w:rPr>
          <w:color w:val="FF0000"/>
        </w:rPr>
        <w:t>]</w:t>
      </w:r>
      <w:r w:rsidR="00773853">
        <w:t xml:space="preserve"> para la etapa Digital del diseño. El proceso fue iterativo, se realizaron  </w:t>
      </w:r>
      <w:r w:rsidR="00C66999">
        <w:t>esquemáticos</w:t>
      </w:r>
      <w:r w:rsidR="00773853">
        <w:t xml:space="preserve"> de las partes y se calcularon las dimensiones de sus componentes, </w:t>
      </w:r>
      <w:r w:rsidR="00C66999">
        <w:t xml:space="preserve">fueron simulados y </w:t>
      </w:r>
      <w:r w:rsidR="00773853">
        <w:t>analiza</w:t>
      </w:r>
      <w:r w:rsidR="00C66999">
        <w:t xml:space="preserve">dos </w:t>
      </w:r>
      <w:r w:rsidR="00773853">
        <w:t>los resultados obtenidos</w:t>
      </w:r>
      <w:del w:id="35" w:author="FABRICIO" w:date="2010-07-06T19:31:00Z">
        <w:r w:rsidR="00C66999" w:rsidDel="00885F79">
          <w:delText>;</w:delText>
        </w:r>
      </w:del>
      <w:ins w:id="36" w:author="FABRICIO" w:date="2010-07-06T19:31:00Z">
        <w:r w:rsidR="00885F79">
          <w:t>.</w:t>
        </w:r>
      </w:ins>
      <w:r w:rsidR="00C66999">
        <w:t xml:space="preserve"> </w:t>
      </w:r>
      <w:del w:id="37" w:author="FABRICIO" w:date="2010-07-06T19:31:00Z">
        <w:r w:rsidR="00C66999" w:rsidDel="00885F79">
          <w:delText>e</w:delText>
        </w:r>
      </w:del>
      <w:ins w:id="38" w:author="FABRICIO" w:date="2010-07-06T19:31:00Z">
        <w:r w:rsidR="00885F79">
          <w:t>E</w:t>
        </w:r>
      </w:ins>
      <w:r w:rsidR="00C66999">
        <w:t>ste proceso fue repetitivo hasta que se cumplieron con las especificaciones del diseño.</w:t>
      </w:r>
      <w:r w:rsidR="000C3EDA">
        <w:t xml:space="preserve"> </w:t>
      </w:r>
    </w:p>
    <w:p w:rsidR="0091241E" w:rsidRDefault="000C3EDA">
      <w:r w:rsidRPr="001D78D8">
        <w:t>El proceso se llevo a cabo comenzando por las etapas analógicas del conversor (divisor resistivo y comparado), finalizando en la etapa digital (decodificador)</w:t>
      </w:r>
      <w:r w:rsidR="00763BDE" w:rsidRPr="001D78D8">
        <w:t xml:space="preserve"> como se muestra en la </w:t>
      </w:r>
      <w:fldSimple w:instr=" REF _Ref265664158 \h  \* MERGEFORMAT ">
        <w:r w:rsidR="00DB050C" w:rsidRPr="001D78D8">
          <w:t xml:space="preserve">Figura </w:t>
        </w:r>
        <w:r w:rsidR="00DB050C" w:rsidRPr="001D78D8">
          <w:rPr>
            <w:noProof/>
          </w:rPr>
          <w:t>2</w:t>
        </w:r>
      </w:fldSimple>
      <w:r w:rsidRPr="001D78D8">
        <w:t xml:space="preserve">. Se realizaron 63 comparadores </w:t>
      </w:r>
      <w:r w:rsidR="003A6CA8" w:rsidRPr="001D78D8">
        <w:t>por cuantización de nivel (2</w:t>
      </w:r>
      <w:r w:rsidR="003A6CA8" w:rsidRPr="001D78D8">
        <w:rPr>
          <w:vertAlign w:val="superscript"/>
        </w:rPr>
        <w:t>N</w:t>
      </w:r>
      <w:r w:rsidR="003A6CA8" w:rsidRPr="001D78D8">
        <w:t>-1) con</w:t>
      </w:r>
      <w:r w:rsidRPr="001D78D8">
        <w:t xml:space="preserve"> iguales características, los cuales </w:t>
      </w:r>
      <w:del w:id="39" w:author="FABRICIO" w:date="2010-07-06T19:32:00Z">
        <w:r w:rsidR="00996850" w:rsidRPr="001D78D8" w:rsidDel="00885F79">
          <w:delText>deben</w:delText>
        </w:r>
        <w:r w:rsidRPr="001D78D8" w:rsidDel="00885F79">
          <w:delText xml:space="preserve"> </w:delText>
        </w:r>
      </w:del>
      <w:ins w:id="40" w:author="FABRICIO" w:date="2010-07-06T19:32:00Z">
        <w:r w:rsidR="00885F79">
          <w:t>debían</w:t>
        </w:r>
        <w:r w:rsidR="00885F79">
          <w:t xml:space="preserve"> </w:t>
        </w:r>
      </w:ins>
      <w:r w:rsidRPr="001D78D8">
        <w:t xml:space="preserve">de cumplir con las exigencias de ganancia y velocidad de respuesta para </w:t>
      </w:r>
      <w:r w:rsidR="003A6CA8" w:rsidRPr="001D78D8">
        <w:t>las</w:t>
      </w:r>
      <w:r w:rsidRPr="001D78D8">
        <w:t xml:space="preserve"> </w:t>
      </w:r>
      <w:r w:rsidR="00763BDE" w:rsidRPr="001D78D8">
        <w:t>diferentes tensiones de entrada de referencia,</w:t>
      </w:r>
      <w:r w:rsidR="00345C04" w:rsidRPr="001D78D8">
        <w:t xml:space="preserve"> </w:t>
      </w:r>
      <w:r w:rsidR="00345C04" w:rsidRPr="007A123D">
        <w:rPr>
          <w:highlight w:val="yellow"/>
          <w:rPrChange w:id="41" w:author="FABRICIO" w:date="2010-07-06T19:42:00Z">
            <w:rPr/>
          </w:rPrChange>
        </w:rPr>
        <w:t>lo</w:t>
      </w:r>
      <w:r w:rsidR="00763BDE" w:rsidRPr="007A123D">
        <w:rPr>
          <w:highlight w:val="yellow"/>
          <w:rPrChange w:id="42" w:author="FABRICIO" w:date="2010-07-06T19:42:00Z">
            <w:rPr/>
          </w:rPrChange>
        </w:rPr>
        <w:t xml:space="preserve"> que se detallara a continuación</w:t>
      </w:r>
      <w:r w:rsidR="00763BDE" w:rsidRPr="001D78D8">
        <w:t>.</w:t>
      </w:r>
      <w:r w:rsidR="00345C04" w:rsidRPr="001D78D8">
        <w:t xml:space="preserve"> El divisor resistivo es empleado para generar 2</w:t>
      </w:r>
      <w:r w:rsidR="00345C04" w:rsidRPr="001D78D8">
        <w:rPr>
          <w:vertAlign w:val="superscript"/>
        </w:rPr>
        <w:t>N</w:t>
      </w:r>
      <w:r w:rsidR="00345C04" w:rsidRPr="001D78D8">
        <w:t xml:space="preserve"> valores de tensiones de referencia, donde cada uno de ellos alimenta la entrada de un comparador. El voltaje de entrada</w:t>
      </w:r>
      <w:ins w:id="43" w:author="FABRICIO" w:date="2010-07-06T19:43:00Z">
        <w:r w:rsidR="007A123D">
          <w:t xml:space="preserve"> a convertir</w:t>
        </w:r>
      </w:ins>
      <w:r w:rsidR="00345C04" w:rsidRPr="001D78D8">
        <w:t xml:space="preserve"> es comparado contra cada uno de estos valores de referencia y resulta en un código termómetro a la salida de los comparadores. Este da como resultado valores “0”ceros si el valor de tensión de la señal de entrada </w:t>
      </w:r>
      <w:proofErr w:type="spellStart"/>
      <w:r w:rsidR="00345C04" w:rsidRPr="001D78D8">
        <w:rPr>
          <w:i/>
        </w:rPr>
        <w:t>v</w:t>
      </w:r>
      <w:r w:rsidR="00345C04" w:rsidRPr="001D78D8">
        <w:rPr>
          <w:i/>
          <w:vertAlign w:val="subscript"/>
        </w:rPr>
        <w:t>in</w:t>
      </w:r>
      <w:proofErr w:type="spellEnd"/>
      <w:r w:rsidR="00345C04" w:rsidRPr="001D78D8">
        <w:rPr>
          <w:i/>
          <w:vertAlign w:val="subscript"/>
        </w:rPr>
        <w:t xml:space="preserve"> </w:t>
      </w:r>
      <w:r w:rsidR="00345C04" w:rsidRPr="001D78D8">
        <w:t xml:space="preserve">es mayor comparado con </w:t>
      </w:r>
      <w:r w:rsidR="00614B57" w:rsidRPr="001D78D8">
        <w:t>el</w:t>
      </w:r>
      <w:r w:rsidR="00345C04" w:rsidRPr="001D78D8">
        <w:t xml:space="preserve"> nivel de tensión obtenida de la cadena de resistencias, y nos da como resultado “1”unos si </w:t>
      </w:r>
      <w:proofErr w:type="spellStart"/>
      <w:r w:rsidR="00345C04" w:rsidRPr="001D78D8">
        <w:rPr>
          <w:i/>
        </w:rPr>
        <w:t>v</w:t>
      </w:r>
      <w:r w:rsidR="00345C04" w:rsidRPr="001D78D8">
        <w:rPr>
          <w:i/>
          <w:vertAlign w:val="subscript"/>
        </w:rPr>
        <w:t>in</w:t>
      </w:r>
      <w:proofErr w:type="spellEnd"/>
      <w:r w:rsidR="00345C04" w:rsidRPr="001D78D8">
        <w:t xml:space="preserve"> es menor al voltaje de cada nivel de tensión de la cadena de resistencias.</w:t>
      </w:r>
      <w:r w:rsidR="00763BDE" w:rsidRPr="001D78D8">
        <w:t xml:space="preserve"> </w:t>
      </w:r>
      <w:r w:rsidR="00996850" w:rsidRPr="001D78D8">
        <w:t>El Código Termómetro</w:t>
      </w:r>
      <w:r w:rsidR="00996850">
        <w:t xml:space="preserve"> definido por las salidas en conjunto de los comparadores </w:t>
      </w:r>
      <w:r w:rsidR="003A6CA8">
        <w:t>forma</w:t>
      </w:r>
      <w:r w:rsidR="00996850">
        <w:t xml:space="preserve"> la entrada al decodificador, </w:t>
      </w:r>
      <w:r w:rsidR="00614B57">
        <w:t>que a través de una conversión realizada por la interconexión lógica de compuertas que lo forma</w:t>
      </w:r>
      <w:del w:id="44" w:author="FABRICIO" w:date="2010-07-06T19:44:00Z">
        <w:r w:rsidR="00614B57" w:rsidDel="007A123D">
          <w:delText>ra</w:delText>
        </w:r>
      </w:del>
      <w:r w:rsidR="00614B57">
        <w:t xml:space="preserve">n, </w:t>
      </w:r>
      <w:r w:rsidR="003A6CA8">
        <w:t xml:space="preserve">se obtiene </w:t>
      </w:r>
      <w:r w:rsidR="00614B57">
        <w:t xml:space="preserve">la palabra digital </w:t>
      </w:r>
      <w:r w:rsidR="003A6CA8">
        <w:t xml:space="preserve">a la salida del conversor. Esta conexión </w:t>
      </w:r>
      <w:r w:rsidR="00614B57">
        <w:t xml:space="preserve">interna del decodificador </w:t>
      </w:r>
      <w:r w:rsidR="003A6CA8">
        <w:t xml:space="preserve">está </w:t>
      </w:r>
      <w:del w:id="45" w:author="FABRICIO" w:date="2010-07-06T19:44:00Z">
        <w:r w:rsidR="003A6CA8" w:rsidDel="007A123D">
          <w:delText>formad</w:delText>
        </w:r>
        <w:r w:rsidR="00614B57" w:rsidDel="007A123D">
          <w:delText>a</w:delText>
        </w:r>
        <w:r w:rsidR="003A6CA8" w:rsidDel="007A123D">
          <w:delText xml:space="preserve"> </w:delText>
        </w:r>
      </w:del>
      <w:ins w:id="46" w:author="FABRICIO" w:date="2010-07-06T19:44:00Z">
        <w:r w:rsidR="007A123D">
          <w:t>compuesta</w:t>
        </w:r>
        <w:r w:rsidR="007A123D">
          <w:t xml:space="preserve"> </w:t>
        </w:r>
      </w:ins>
      <w:r w:rsidR="003A6CA8">
        <w:t>por compuerta CMOS NAND de 2 a 8 entradas y compuertas CMOS NEGADORAS, sobre las cuales se darán detalles más adelante del capítulo.</w:t>
      </w:r>
    </w:p>
    <w:p w:rsidR="00763BDE" w:rsidRDefault="006B217C" w:rsidP="00763BDE">
      <w:pPr>
        <w:keepNext/>
      </w:pPr>
      <w:r>
        <w:rPr>
          <w:noProof/>
          <w:lang w:eastAsia="es-A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95pt;margin-top:5.75pt;width:222.9pt;height:212.25pt;z-index:251658240" filled="f" strokecolor="#4f81bd [3204]">
            <v:stroke dashstyle="dash"/>
          </v:shape>
        </w:pict>
      </w:r>
      <w:r w:rsidR="003A6CA8" w:rsidRPr="00763BDE">
        <w:rPr>
          <w:noProof/>
          <w:lang w:eastAsia="es-AR"/>
        </w:rPr>
        <w:drawing>
          <wp:inline distT="0" distB="0" distL="0" distR="0">
            <wp:extent cx="2659877" cy="2822713"/>
            <wp:effectExtent l="19050" t="0" r="7123" b="0"/>
            <wp:docPr id="2" name="Imagen 3" descr="C:\Users\FABRICIO\Desktop\img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09 (2).jpg"/>
                    <pic:cNvPicPr>
                      <a:picLocks noChangeAspect="1" noChangeArrowheads="1"/>
                    </pic:cNvPicPr>
                  </pic:nvPicPr>
                  <pic:blipFill>
                    <a:blip r:embed="rId11" cstate="print"/>
                    <a:srcRect l="1648" t="1934"/>
                    <a:stretch>
                      <a:fillRect/>
                    </a:stretch>
                  </pic:blipFill>
                  <pic:spPr bwMode="auto">
                    <a:xfrm>
                      <a:off x="0" y="0"/>
                      <a:ext cx="2659877" cy="2822713"/>
                    </a:xfrm>
                    <a:prstGeom prst="rect">
                      <a:avLst/>
                    </a:prstGeom>
                    <a:noFill/>
                    <a:ln w="9525">
                      <a:noFill/>
                      <a:miter lim="800000"/>
                      <a:headEnd/>
                      <a:tailEnd/>
                    </a:ln>
                  </pic:spPr>
                </pic:pic>
              </a:graphicData>
            </a:graphic>
          </wp:inline>
        </w:drawing>
      </w:r>
    </w:p>
    <w:p w:rsidR="00763BDE" w:rsidRDefault="00763BDE" w:rsidP="00763BDE">
      <w:pPr>
        <w:pStyle w:val="Epgrafe"/>
      </w:pPr>
      <w:bookmarkStart w:id="47" w:name="_Ref265664158"/>
      <w:r>
        <w:t xml:space="preserve">Figura </w:t>
      </w:r>
      <w:fldSimple w:instr=" SEQ Figura \* ARABIC ">
        <w:r w:rsidR="00DB050C">
          <w:rPr>
            <w:noProof/>
          </w:rPr>
          <w:t>2</w:t>
        </w:r>
      </w:fldSimple>
      <w:bookmarkEnd w:id="47"/>
      <w:r>
        <w:t>) Diagrama del proceso de diseño del conversor (de izquierda a derecha)</w:t>
      </w:r>
      <w:r w:rsidR="00EF066D">
        <w:t>.</w:t>
      </w:r>
    </w:p>
    <w:p w:rsidR="00614B57" w:rsidRDefault="00614B57">
      <w:r>
        <w:br w:type="page"/>
      </w:r>
    </w:p>
    <w:p w:rsidR="00614B57" w:rsidRPr="00564C70" w:rsidRDefault="00614B57" w:rsidP="00614B57">
      <w:pPr>
        <w:rPr>
          <w:b/>
        </w:rPr>
      </w:pPr>
      <w:r w:rsidRPr="00564C70">
        <w:rPr>
          <w:b/>
        </w:rPr>
        <w:lastRenderedPageBreak/>
        <w:t>DISENO DEL COMPARADOR DE DOS ETAPAS A LAZO ABIERTO</w:t>
      </w:r>
    </w:p>
    <w:p w:rsidR="00605498" w:rsidRPr="001D78D8" w:rsidRDefault="00614B57" w:rsidP="00614B57">
      <w:r w:rsidRPr="001D78D8">
        <w:t xml:space="preserve">El diseño del comparador está basado en la arquitectura </w:t>
      </w:r>
      <w:proofErr w:type="spellStart"/>
      <w:r w:rsidRPr="001D78D8">
        <w:t>Miley</w:t>
      </w:r>
      <w:proofErr w:type="spellEnd"/>
      <w:r w:rsidRPr="001D78D8">
        <w:t xml:space="preserve"> de dos etapas sin compensación a lazo abierto</w:t>
      </w:r>
      <w:r w:rsidR="00605498" w:rsidRPr="001D78D8">
        <w:t xml:space="preserve"> para</w:t>
      </w:r>
      <w:r w:rsidRPr="001D78D8">
        <w:t xml:space="preserve"> lograr una rápida respuesta</w:t>
      </w:r>
      <w:r w:rsidR="00605498" w:rsidRPr="001D78D8">
        <w:t xml:space="preserve"> en la generación del</w:t>
      </w:r>
      <w:r w:rsidRPr="001D78D8">
        <w:t xml:space="preserve"> código termómetro.</w:t>
      </w:r>
    </w:p>
    <w:p w:rsidR="00605498" w:rsidRPr="001D78D8" w:rsidRDefault="00605498" w:rsidP="00614B57">
      <w:r w:rsidRPr="001D78D8">
        <w:t>Los requerimientos mínimos del comparador están determinados por las características del conversor flash, siendo estas:</w:t>
      </w:r>
    </w:p>
    <w:p w:rsidR="00614B57" w:rsidRPr="001D78D8" w:rsidRDefault="00614B57" w:rsidP="00614B57">
      <w:pPr>
        <w:pStyle w:val="Prrafodelista"/>
        <w:numPr>
          <w:ilvl w:val="0"/>
          <w:numId w:val="1"/>
        </w:numPr>
      </w:pPr>
      <w:r w:rsidRPr="001D78D8">
        <w:t>Tensión de alimentación de 3.3 voltios.</w:t>
      </w:r>
    </w:p>
    <w:p w:rsidR="00605498" w:rsidRPr="001D78D8" w:rsidRDefault="00614B57" w:rsidP="00614B57">
      <w:pPr>
        <w:pStyle w:val="Prrafodelista"/>
        <w:numPr>
          <w:ilvl w:val="0"/>
          <w:numId w:val="1"/>
        </w:numPr>
      </w:pPr>
      <w:r w:rsidRPr="001D78D8">
        <w:t xml:space="preserve">Niveles de la señal de salida comprendidos </w:t>
      </w:r>
    </w:p>
    <w:p w:rsidR="00605498" w:rsidRPr="001D78D8" w:rsidRDefault="00614B57" w:rsidP="00605498">
      <w:pPr>
        <w:pStyle w:val="Prrafodelista"/>
        <w:numPr>
          <w:ilvl w:val="1"/>
          <w:numId w:val="1"/>
        </w:numPr>
      </w:pPr>
      <w:r w:rsidRPr="001D78D8">
        <w:t>entre 0 y 1 voltio para un 0 lógico</w:t>
      </w:r>
      <w:r w:rsidR="00605498" w:rsidRPr="001D78D8">
        <w:t>.</w:t>
      </w:r>
    </w:p>
    <w:p w:rsidR="00614B57" w:rsidRPr="001D78D8" w:rsidRDefault="00614B57" w:rsidP="00605498">
      <w:pPr>
        <w:pStyle w:val="Prrafodelista"/>
        <w:numPr>
          <w:ilvl w:val="1"/>
          <w:numId w:val="1"/>
        </w:numPr>
      </w:pPr>
      <w:r w:rsidRPr="001D78D8">
        <w:t>entre 2.2 y 3.3 voltios para un 1 lógico.</w:t>
      </w:r>
    </w:p>
    <w:p w:rsidR="00614B57" w:rsidRPr="001D78D8" w:rsidRDefault="00614B57" w:rsidP="00614B57">
      <w:pPr>
        <w:pStyle w:val="Prrafodelista"/>
        <w:numPr>
          <w:ilvl w:val="0"/>
          <w:numId w:val="1"/>
        </w:numPr>
      </w:pPr>
      <w:r w:rsidRPr="001D78D8">
        <w:t>Frecuencia de entrada de 100kHz.</w:t>
      </w:r>
    </w:p>
    <w:p w:rsidR="00614B57" w:rsidRPr="001D78D8" w:rsidRDefault="00614B57" w:rsidP="00614B57">
      <w:pPr>
        <w:pStyle w:val="Prrafodelista"/>
        <w:numPr>
          <w:ilvl w:val="0"/>
          <w:numId w:val="1"/>
        </w:numPr>
      </w:pPr>
      <w:r w:rsidRPr="001D78D8">
        <w:t>Resolución de 10mV</w:t>
      </w:r>
      <w:r w:rsidR="00605498" w:rsidRPr="001D78D8">
        <w:t xml:space="preserve"> o inferior</w:t>
      </w:r>
      <w:r w:rsidRPr="001D78D8">
        <w:t>.</w:t>
      </w:r>
    </w:p>
    <w:p w:rsidR="00614B57" w:rsidRDefault="008C0DDA" w:rsidP="00614B57">
      <w:r w:rsidRPr="001D78D8">
        <w:t xml:space="preserve">Luego de un proceso de </w:t>
      </w:r>
      <w:r w:rsidR="00614B57" w:rsidRPr="001D78D8">
        <w:t xml:space="preserve">diseño y simulación </w:t>
      </w:r>
      <w:proofErr w:type="spellStart"/>
      <w:r w:rsidRPr="001D78D8">
        <w:t>reiterado</w:t>
      </w:r>
      <w:proofErr w:type="gramStart"/>
      <w:r w:rsidR="00614B57" w:rsidRPr="001D78D8">
        <w:t>,</w:t>
      </w:r>
      <w:r w:rsidR="00BB63B8" w:rsidRPr="001D78D8">
        <w:t>s</w:t>
      </w:r>
      <w:r w:rsidRPr="001D78D8">
        <w:t>e</w:t>
      </w:r>
      <w:proofErr w:type="spellEnd"/>
      <w:proofErr w:type="gramEnd"/>
      <w:r w:rsidRPr="001D78D8">
        <w:t xml:space="preserve"> </w:t>
      </w:r>
      <w:r w:rsidR="00614B57" w:rsidRPr="001D78D8">
        <w:t>logr</w:t>
      </w:r>
      <w:r w:rsidRPr="001D78D8">
        <w:t>o</w:t>
      </w:r>
      <w:r w:rsidR="00614B57" w:rsidRPr="001D78D8">
        <w:t xml:space="preserve"> cumplir con los requisitos </w:t>
      </w:r>
      <w:r w:rsidRPr="001D78D8">
        <w:t>mencionados anteriormente</w:t>
      </w:r>
      <w:r w:rsidR="00BB63B8" w:rsidRPr="001D78D8">
        <w:t xml:space="preserve"> y</w:t>
      </w:r>
      <w:r w:rsidRPr="001D78D8">
        <w:t xml:space="preserve"> se</w:t>
      </w:r>
      <w:r w:rsidR="00614B57" w:rsidRPr="001D78D8">
        <w:t xml:space="preserve"> obt</w:t>
      </w:r>
      <w:r w:rsidRPr="001D78D8">
        <w:t>uvo</w:t>
      </w:r>
      <w:r w:rsidR="00614B57" w:rsidRPr="001D78D8">
        <w:t xml:space="preserve"> el</w:t>
      </w:r>
      <w:r w:rsidR="0071177D" w:rsidRPr="001D78D8">
        <w:t xml:space="preserve"> esquemático del</w:t>
      </w:r>
      <w:r w:rsidR="00614B57" w:rsidRPr="001D78D8">
        <w:t xml:space="preserve"> comparador representado en la</w:t>
      </w:r>
      <w:r w:rsidR="00614B57" w:rsidRPr="001D78D8">
        <w:rPr>
          <w:color w:val="4F81BD" w:themeColor="accent1"/>
        </w:rPr>
        <w:t xml:space="preserve"> </w:t>
      </w:r>
      <w:fldSimple w:instr=" REF _Ref256173376 \h  \* MERGEFORMAT ">
        <w:r w:rsidR="00DB050C" w:rsidRPr="00DB050C">
          <w:rPr>
            <w:color w:val="4F81BD" w:themeColor="accent1"/>
          </w:rPr>
          <w:t xml:space="preserve">Figura </w:t>
        </w:r>
        <w:r w:rsidR="00DB050C" w:rsidRPr="00DB050C">
          <w:rPr>
            <w:noProof/>
            <w:color w:val="4F81BD" w:themeColor="accent1"/>
          </w:rPr>
          <w:t>3</w:t>
        </w:r>
      </w:fldSimple>
      <w:r w:rsidR="00614B57">
        <w:t>.</w:t>
      </w:r>
    </w:p>
    <w:p w:rsidR="00614B57" w:rsidRPr="00564C70" w:rsidRDefault="00614B57" w:rsidP="00614B57">
      <w:pPr>
        <w:rPr>
          <w:b/>
        </w:rPr>
      </w:pPr>
      <w:r w:rsidRPr="00564C70">
        <w:rPr>
          <w:b/>
        </w:rPr>
        <w:t>Esquemático del comparador:</w:t>
      </w:r>
    </w:p>
    <w:p w:rsidR="00614B57" w:rsidRDefault="00614B57" w:rsidP="00614B57">
      <w:pPr>
        <w:pStyle w:val="Epgrafe"/>
      </w:pPr>
      <w:r>
        <w:rPr>
          <w:noProof/>
          <w:lang w:eastAsia="es-AR"/>
        </w:rPr>
        <w:drawing>
          <wp:inline distT="0" distB="0" distL="0" distR="0">
            <wp:extent cx="3169482" cy="3148623"/>
            <wp:effectExtent l="19050" t="0" r="0" b="0"/>
            <wp:docPr id="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170097" cy="3149234"/>
                    </a:xfrm>
                    <a:prstGeom prst="rect">
                      <a:avLst/>
                    </a:prstGeom>
                    <a:noFill/>
                    <a:ln w="9525">
                      <a:noFill/>
                      <a:miter lim="800000"/>
                      <a:headEnd/>
                      <a:tailEnd/>
                    </a:ln>
                  </pic:spPr>
                </pic:pic>
              </a:graphicData>
            </a:graphic>
          </wp:inline>
        </w:drawing>
      </w:r>
    </w:p>
    <w:p w:rsidR="00614B57" w:rsidRDefault="00614B57" w:rsidP="00614B57">
      <w:pPr>
        <w:pStyle w:val="Epgrafe"/>
      </w:pPr>
      <w:bookmarkStart w:id="48" w:name="_Ref256173376"/>
      <w:r>
        <w:t xml:space="preserve">Figura </w:t>
      </w:r>
      <w:fldSimple w:instr=" SEQ Figura \* ARABIC ">
        <w:r w:rsidR="00DB050C">
          <w:rPr>
            <w:noProof/>
          </w:rPr>
          <w:t>3</w:t>
        </w:r>
      </w:fldSimple>
      <w:bookmarkEnd w:id="48"/>
      <w:r>
        <w:t>) Esquemático del comparador.</w:t>
      </w:r>
    </w:p>
    <w:p w:rsidR="00614B57" w:rsidRPr="0062185C" w:rsidRDefault="00614B57" w:rsidP="00614B57">
      <w:r w:rsidRPr="001D78D8">
        <w:t xml:space="preserve">La señal de entrada a ser convertida por el conversor Flash es inyectada en el terminal “INNEG”, correspondiente al nodo </w:t>
      </w:r>
      <w:proofErr w:type="spellStart"/>
      <w:r w:rsidRPr="001D78D8">
        <w:rPr>
          <w:i/>
        </w:rPr>
        <w:t>VINneg</w:t>
      </w:r>
      <w:proofErr w:type="spellEnd"/>
      <w:r w:rsidRPr="001D78D8">
        <w:t xml:space="preserve">. En el terminal “INPOS” (nodo </w:t>
      </w:r>
      <w:proofErr w:type="spellStart"/>
      <w:r w:rsidRPr="001D78D8">
        <w:rPr>
          <w:i/>
        </w:rPr>
        <w:t>VINpos</w:t>
      </w:r>
      <w:proofErr w:type="spellEnd"/>
      <w:r w:rsidRPr="001D78D8">
        <w:t>) se conecta la tensión de referencia necesaria para la conversión obtenida de la cadena de resistencias. Los terminales GND, VBIAS y VDD son tensiones fijas pre-definidas.</w:t>
      </w:r>
    </w:p>
    <w:p w:rsidR="00614B57" w:rsidRPr="001D78D8" w:rsidRDefault="00614B57" w:rsidP="00614B57">
      <w:r w:rsidRPr="001D78D8">
        <w:lastRenderedPageBreak/>
        <w:t xml:space="preserve">Para </w:t>
      </w:r>
      <w:r w:rsidR="0071177D" w:rsidRPr="001D78D8">
        <w:t>la verificación y validación</w:t>
      </w:r>
      <w:r w:rsidRPr="001D78D8">
        <w:t xml:space="preserve"> de</w:t>
      </w:r>
      <w:r w:rsidR="0071177D" w:rsidRPr="001D78D8">
        <w:t xml:space="preserve"> desempeño del</w:t>
      </w:r>
      <w:r w:rsidRPr="001D78D8">
        <w:t xml:space="preserve"> diseño se realizaron simulaciones de tipo “DC </w:t>
      </w:r>
      <w:proofErr w:type="spellStart"/>
      <w:r w:rsidRPr="001D78D8">
        <w:t>sweep</w:t>
      </w:r>
      <w:proofErr w:type="spellEnd"/>
      <w:r w:rsidRPr="001D78D8">
        <w:t>” y “</w:t>
      </w:r>
      <w:proofErr w:type="spellStart"/>
      <w:r w:rsidRPr="001D78D8">
        <w:t>Transient</w:t>
      </w:r>
      <w:proofErr w:type="spellEnd"/>
      <w:r w:rsidRPr="001D78D8">
        <w:t xml:space="preserve">” en 3 condiciones de </w:t>
      </w:r>
      <w:proofErr w:type="spellStart"/>
      <w:r w:rsidRPr="001D78D8">
        <w:t>Bias</w:t>
      </w:r>
      <w:proofErr w:type="spellEnd"/>
      <w:r w:rsidRPr="001D78D8">
        <w:t xml:space="preserve"> distintas en </w:t>
      </w:r>
      <w:r w:rsidR="00BB63B8" w:rsidRPr="001D78D8">
        <w:t>las</w:t>
      </w:r>
      <w:r w:rsidRPr="001D78D8">
        <w:t xml:space="preserve"> cual</w:t>
      </w:r>
      <w:r w:rsidR="00BB63B8" w:rsidRPr="001D78D8">
        <w:t>es</w:t>
      </w:r>
      <w:r w:rsidRPr="001D78D8">
        <w:t xml:space="preserve"> trabajara el comparador dentro del Flash (la primera para el menor nivel de entrada de referencia, la segunda para el nivel medio, y la tercera para el ultimo valor de referencia de entrada).</w:t>
      </w:r>
    </w:p>
    <w:p w:rsidR="00614B57" w:rsidRPr="007E0CBF" w:rsidRDefault="00614B57" w:rsidP="00614B57">
      <w:pPr>
        <w:rPr>
          <w:b/>
          <w:u w:val="single"/>
        </w:rPr>
      </w:pPr>
      <w:r w:rsidRPr="001D78D8">
        <w:rPr>
          <w:b/>
          <w:u w:val="single"/>
        </w:rPr>
        <w:t>ANALISIS TIPO “</w:t>
      </w:r>
      <w:proofErr w:type="spellStart"/>
      <w:r w:rsidRPr="001D78D8">
        <w:rPr>
          <w:b/>
          <w:u w:val="single"/>
        </w:rPr>
        <w:t>DCsweep</w:t>
      </w:r>
      <w:proofErr w:type="spellEnd"/>
      <w:r w:rsidRPr="001D78D8">
        <w:rPr>
          <w:b/>
          <w:u w:val="single"/>
        </w:rPr>
        <w:t>”:</w:t>
      </w:r>
    </w:p>
    <w:p w:rsidR="00614B57" w:rsidRDefault="00614B57" w:rsidP="00614B57">
      <w:pPr>
        <w:keepNext/>
        <w:jc w:val="center"/>
      </w:pPr>
      <w:r>
        <w:rPr>
          <w:noProof/>
          <w:lang w:eastAsia="es-AR"/>
        </w:rPr>
        <w:drawing>
          <wp:inline distT="0" distB="0" distL="0" distR="0">
            <wp:extent cx="2854270" cy="1800000"/>
            <wp:effectExtent l="19050" t="0" r="323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854270"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4</w:t>
        </w:r>
      </w:fldSimple>
      <w:r>
        <w:t xml:space="preserve">) DC </w:t>
      </w:r>
      <w:proofErr w:type="spellStart"/>
      <w:r>
        <w:t>Sweep</w:t>
      </w:r>
      <w:proofErr w:type="spellEnd"/>
      <w:r>
        <w:t xml:space="preserve"> con V</w:t>
      </w:r>
      <w:r>
        <w:rPr>
          <w:vertAlign w:val="subscript"/>
        </w:rPr>
        <w:t>CM</w:t>
      </w:r>
      <w:r>
        <w:t>=1.005V.</w:t>
      </w:r>
    </w:p>
    <w:p w:rsidR="00614B57" w:rsidRDefault="00614B57" w:rsidP="00614B57">
      <w:pPr>
        <w:keepNext/>
        <w:jc w:val="center"/>
      </w:pPr>
      <w:r>
        <w:rPr>
          <w:noProof/>
          <w:lang w:eastAsia="es-AR"/>
        </w:rPr>
        <w:drawing>
          <wp:inline distT="0" distB="0" distL="0" distR="0">
            <wp:extent cx="2854268" cy="1800000"/>
            <wp:effectExtent l="19050" t="0" r="3232"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854268"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5</w:t>
        </w:r>
      </w:fldSimple>
      <w:r>
        <w:t xml:space="preserve">) </w:t>
      </w:r>
      <w:r w:rsidRPr="00EB575C">
        <w:t xml:space="preserve">DC </w:t>
      </w:r>
      <w:proofErr w:type="spellStart"/>
      <w:r w:rsidRPr="00EB575C">
        <w:t>Sweep</w:t>
      </w:r>
      <w:proofErr w:type="spellEnd"/>
      <w:r w:rsidRPr="00EB575C">
        <w:t xml:space="preserve"> con </w:t>
      </w:r>
      <w:r>
        <w:t>V</w:t>
      </w:r>
      <w:r>
        <w:rPr>
          <w:vertAlign w:val="subscript"/>
        </w:rPr>
        <w:t>CM</w:t>
      </w:r>
      <w:r w:rsidRPr="00EB575C">
        <w:t>=1.</w:t>
      </w:r>
      <w:r>
        <w:t>31</w:t>
      </w:r>
      <w:r w:rsidRPr="00EB575C">
        <w:t>5</w:t>
      </w:r>
      <w:r>
        <w:t>V.</w:t>
      </w:r>
    </w:p>
    <w:p w:rsidR="00614B57" w:rsidRDefault="00614B57" w:rsidP="00614B57">
      <w:pPr>
        <w:keepNext/>
        <w:jc w:val="center"/>
      </w:pPr>
      <w:r>
        <w:rPr>
          <w:noProof/>
          <w:lang w:eastAsia="es-AR"/>
        </w:rPr>
        <w:drawing>
          <wp:inline distT="0" distB="0" distL="0" distR="0">
            <wp:extent cx="2852952" cy="1800000"/>
            <wp:effectExtent l="19050" t="0" r="4548"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852952" cy="1800000"/>
                    </a:xfrm>
                    <a:prstGeom prst="rect">
                      <a:avLst/>
                    </a:prstGeom>
                    <a:noFill/>
                    <a:ln w="9525">
                      <a:noFill/>
                      <a:miter lim="800000"/>
                      <a:headEnd/>
                      <a:tailEnd/>
                    </a:ln>
                  </pic:spPr>
                </pic:pic>
              </a:graphicData>
            </a:graphic>
          </wp:inline>
        </w:drawing>
      </w:r>
    </w:p>
    <w:p w:rsidR="00614B57" w:rsidRPr="001D78D8" w:rsidRDefault="00614B57" w:rsidP="00614B57">
      <w:pPr>
        <w:pStyle w:val="Epgrafe"/>
        <w:jc w:val="center"/>
      </w:pPr>
      <w:r w:rsidRPr="001D78D8">
        <w:t xml:space="preserve">Figura </w:t>
      </w:r>
      <w:fldSimple w:instr=" SEQ Figura \* ARABIC ">
        <w:r w:rsidR="00DB050C" w:rsidRPr="001D78D8">
          <w:rPr>
            <w:noProof/>
          </w:rPr>
          <w:t>6</w:t>
        </w:r>
      </w:fldSimple>
      <w:r w:rsidRPr="001D78D8">
        <w:t xml:space="preserve">) DC </w:t>
      </w:r>
      <w:proofErr w:type="spellStart"/>
      <w:r w:rsidRPr="001D78D8">
        <w:t>Sweep</w:t>
      </w:r>
      <w:proofErr w:type="spellEnd"/>
      <w:r w:rsidRPr="001D78D8">
        <w:t xml:space="preserve"> con V</w:t>
      </w:r>
      <w:r w:rsidRPr="001D78D8">
        <w:rPr>
          <w:vertAlign w:val="subscript"/>
        </w:rPr>
        <w:t>CM</w:t>
      </w:r>
      <w:r w:rsidRPr="001D78D8">
        <w:t>=1.625V.</w:t>
      </w:r>
    </w:p>
    <w:p w:rsidR="00614B57" w:rsidRPr="001D78D8" w:rsidRDefault="00614B57" w:rsidP="00614B57">
      <w:pPr>
        <w:pStyle w:val="Prrafodelista"/>
        <w:numPr>
          <w:ilvl w:val="0"/>
          <w:numId w:val="1"/>
        </w:numPr>
      </w:pPr>
      <w:r w:rsidRPr="001D78D8">
        <w:t>V</w:t>
      </w:r>
      <w:r w:rsidRPr="001D78D8">
        <w:rPr>
          <w:vertAlign w:val="subscript"/>
        </w:rPr>
        <w:t>CM</w:t>
      </w:r>
      <w:r w:rsidRPr="001D78D8">
        <w:t xml:space="preserve"> = Tensión a modo común de las entradas diferenciales.</w:t>
      </w:r>
    </w:p>
    <w:p w:rsidR="00614B57" w:rsidRPr="001D78D8" w:rsidRDefault="00614B57" w:rsidP="00614B57">
      <w:pPr>
        <w:pStyle w:val="Prrafodelista"/>
        <w:numPr>
          <w:ilvl w:val="0"/>
          <w:numId w:val="1"/>
        </w:numPr>
      </w:pPr>
      <w:r w:rsidRPr="001D78D8">
        <w:t>Curva de color VERDE = Tensión diferencial entre las entradas diferenciales.</w:t>
      </w:r>
    </w:p>
    <w:p w:rsidR="00614B57" w:rsidRPr="001D78D8" w:rsidRDefault="00614B57" w:rsidP="00614B57">
      <w:pPr>
        <w:pStyle w:val="Prrafodelista"/>
        <w:numPr>
          <w:ilvl w:val="0"/>
          <w:numId w:val="1"/>
        </w:numPr>
      </w:pPr>
      <w:r w:rsidRPr="001D78D8">
        <w:lastRenderedPageBreak/>
        <w:t>Cuerva de color ROJO  = Salida de la etapa diferencial.</w:t>
      </w:r>
    </w:p>
    <w:p w:rsidR="00614B57" w:rsidRPr="001D78D8" w:rsidRDefault="00614B57" w:rsidP="00614B57">
      <w:pPr>
        <w:pStyle w:val="Prrafodelista"/>
        <w:numPr>
          <w:ilvl w:val="0"/>
          <w:numId w:val="1"/>
        </w:numPr>
      </w:pPr>
      <w:r w:rsidRPr="001D78D8">
        <w:t>Cuerva de color AZUL = Salida de la segunda etapa del comparador.</w:t>
      </w:r>
    </w:p>
    <w:p w:rsidR="00614B57" w:rsidRPr="001D78D8" w:rsidRDefault="00614B57" w:rsidP="00614B57">
      <w:r w:rsidRPr="001D78D8">
        <w:t>De la</w:t>
      </w:r>
      <w:r w:rsidR="00BB63B8" w:rsidRPr="001D78D8">
        <w:t>s</w:t>
      </w:r>
      <w:r w:rsidRPr="001D78D8">
        <w:t xml:space="preserve"> </w:t>
      </w:r>
      <w:proofErr w:type="spellStart"/>
      <w:r w:rsidRPr="001D78D8">
        <w:t>simulación</w:t>
      </w:r>
      <w:r w:rsidR="00BB63B8" w:rsidRPr="001D78D8">
        <w:t>es</w:t>
      </w:r>
      <w:proofErr w:type="spellEnd"/>
      <w:r w:rsidRPr="001D78D8">
        <w:t xml:space="preserve"> se obtuvieron los siguientes datos sobre el comportamiento del comparador:</w:t>
      </w:r>
    </w:p>
    <w:p w:rsidR="00614B57" w:rsidRPr="001D78D8" w:rsidRDefault="00614B57" w:rsidP="00614B57">
      <w:pPr>
        <w:pStyle w:val="Prrafodelista"/>
        <w:numPr>
          <w:ilvl w:val="0"/>
          <w:numId w:val="1"/>
        </w:numPr>
        <w:rPr>
          <w:b/>
          <w:i/>
          <w:color w:val="FF0000"/>
        </w:rPr>
      </w:pPr>
      <w:r w:rsidRPr="001D78D8">
        <w:rPr>
          <w:b/>
          <w:i/>
          <w:color w:val="FF0000"/>
        </w:rPr>
        <w:t>23.843 &lt; Ganancia &lt; 25.814.</w:t>
      </w:r>
    </w:p>
    <w:p w:rsidR="00614B57" w:rsidRPr="001D78D8" w:rsidRDefault="00614B57" w:rsidP="00614B57">
      <w:pPr>
        <w:pStyle w:val="Prrafodelista"/>
        <w:numPr>
          <w:ilvl w:val="0"/>
          <w:numId w:val="1"/>
        </w:numPr>
        <w:rPr>
          <w:b/>
          <w:i/>
          <w:color w:val="FF0000"/>
        </w:rPr>
      </w:pPr>
      <w:r w:rsidRPr="001D78D8">
        <w:rPr>
          <w:b/>
          <w:i/>
          <w:color w:val="FF0000"/>
        </w:rPr>
        <w:t>-80uS &lt; Offset &lt; 180uS.</w:t>
      </w:r>
    </w:p>
    <w:p w:rsidR="00614B57" w:rsidRPr="00844CA1" w:rsidRDefault="00614B57" w:rsidP="00614B57">
      <w:pPr>
        <w:rPr>
          <w:b/>
          <w:u w:val="single"/>
        </w:rPr>
      </w:pPr>
      <w:r w:rsidRPr="001D78D8">
        <w:rPr>
          <w:b/>
          <w:u w:val="single"/>
        </w:rPr>
        <w:t>ANALISIS TIPO “</w:t>
      </w:r>
      <w:proofErr w:type="spellStart"/>
      <w:r w:rsidRPr="001D78D8">
        <w:rPr>
          <w:b/>
          <w:u w:val="single"/>
        </w:rPr>
        <w:t>Transient</w:t>
      </w:r>
      <w:proofErr w:type="spellEnd"/>
      <w:r w:rsidRPr="001D78D8">
        <w:rPr>
          <w:b/>
          <w:u w:val="single"/>
        </w:rPr>
        <w:t>”:</w:t>
      </w:r>
    </w:p>
    <w:p w:rsidR="00614B57" w:rsidRDefault="00614B57" w:rsidP="00614B57">
      <w:pPr>
        <w:keepNext/>
        <w:jc w:val="center"/>
      </w:pPr>
      <w:r>
        <w:rPr>
          <w:noProof/>
          <w:lang w:eastAsia="es-AR"/>
        </w:rPr>
        <w:drawing>
          <wp:inline distT="0" distB="0" distL="0" distR="0">
            <wp:extent cx="2852951" cy="1800000"/>
            <wp:effectExtent l="19050" t="0" r="4549"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7</w:t>
        </w:r>
      </w:fldSimple>
      <w:r>
        <w:t xml:space="preserve">) </w:t>
      </w:r>
      <w:proofErr w:type="spellStart"/>
      <w:r>
        <w:t>Transient</w:t>
      </w:r>
      <w:proofErr w:type="spellEnd"/>
      <w:r>
        <w:t xml:space="preserve"> con V</w:t>
      </w:r>
      <w:r>
        <w:rPr>
          <w:vertAlign w:val="subscript"/>
        </w:rPr>
        <w:t>CM</w:t>
      </w:r>
      <w:r>
        <w:t>=1.005V.</w:t>
      </w:r>
    </w:p>
    <w:p w:rsidR="00614B57" w:rsidRDefault="00614B57" w:rsidP="00614B57">
      <w:pPr>
        <w:keepNext/>
        <w:jc w:val="center"/>
      </w:pPr>
      <w:r>
        <w:rPr>
          <w:noProof/>
          <w:lang w:eastAsia="es-AR"/>
        </w:rPr>
        <w:drawing>
          <wp:inline distT="0" distB="0" distL="0" distR="0">
            <wp:extent cx="2852951" cy="1800000"/>
            <wp:effectExtent l="19050" t="0" r="4549"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8</w:t>
        </w:r>
      </w:fldSimple>
      <w:r>
        <w:t xml:space="preserve">) </w:t>
      </w:r>
      <w:proofErr w:type="spellStart"/>
      <w:r>
        <w:t>Transient</w:t>
      </w:r>
      <w:proofErr w:type="spellEnd"/>
      <w:r>
        <w:t xml:space="preserve"> con V</w:t>
      </w:r>
      <w:r>
        <w:rPr>
          <w:vertAlign w:val="subscript"/>
        </w:rPr>
        <w:t>CM</w:t>
      </w:r>
      <w:r>
        <w:t>=1.315V.</w:t>
      </w:r>
    </w:p>
    <w:p w:rsidR="00614B57" w:rsidRDefault="00614B57" w:rsidP="00614B57">
      <w:pPr>
        <w:keepNext/>
        <w:jc w:val="center"/>
      </w:pPr>
      <w:r>
        <w:rPr>
          <w:noProof/>
          <w:lang w:eastAsia="es-AR"/>
        </w:rPr>
        <w:drawing>
          <wp:inline distT="0" distB="0" distL="0" distR="0">
            <wp:extent cx="2855620" cy="1800000"/>
            <wp:effectExtent l="19050" t="0" r="188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855620"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9</w:t>
        </w:r>
      </w:fldSimple>
      <w:r>
        <w:t xml:space="preserve">) </w:t>
      </w:r>
      <w:proofErr w:type="spellStart"/>
      <w:r>
        <w:t>Transient</w:t>
      </w:r>
      <w:proofErr w:type="spellEnd"/>
      <w:r>
        <w:t xml:space="preserve"> con V</w:t>
      </w:r>
      <w:r>
        <w:rPr>
          <w:vertAlign w:val="subscript"/>
        </w:rPr>
        <w:t>CM</w:t>
      </w:r>
      <w:r>
        <w:t>=1.625V.</w:t>
      </w:r>
    </w:p>
    <w:p w:rsidR="00614B57" w:rsidRPr="001D78D8" w:rsidRDefault="00614B57" w:rsidP="00614B57">
      <w:pPr>
        <w:pStyle w:val="Prrafodelista"/>
        <w:numPr>
          <w:ilvl w:val="0"/>
          <w:numId w:val="1"/>
        </w:numPr>
      </w:pPr>
      <w:r w:rsidRPr="001D78D8">
        <w:lastRenderedPageBreak/>
        <w:t>En la ventana superior de la simulación:</w:t>
      </w:r>
    </w:p>
    <w:p w:rsidR="00614B57" w:rsidRPr="001D78D8" w:rsidRDefault="00614B57" w:rsidP="00614B57">
      <w:pPr>
        <w:pStyle w:val="Prrafodelista"/>
        <w:numPr>
          <w:ilvl w:val="1"/>
          <w:numId w:val="1"/>
        </w:numPr>
      </w:pPr>
      <w:r w:rsidRPr="001D78D8">
        <w:t>Curva de color VERDE = Salida de la etapa diferencial.</w:t>
      </w:r>
    </w:p>
    <w:p w:rsidR="00614B57" w:rsidRPr="001D78D8" w:rsidRDefault="00614B57" w:rsidP="00614B57">
      <w:pPr>
        <w:pStyle w:val="Prrafodelista"/>
        <w:numPr>
          <w:ilvl w:val="1"/>
          <w:numId w:val="1"/>
        </w:numPr>
      </w:pPr>
      <w:r w:rsidRPr="001D78D8">
        <w:t>Curva de color ROJO = Salida de la segunda etapa del comparador.</w:t>
      </w:r>
    </w:p>
    <w:p w:rsidR="00614B57" w:rsidRPr="001D78D8" w:rsidRDefault="00614B57" w:rsidP="00614B57">
      <w:pPr>
        <w:pStyle w:val="Prrafodelista"/>
        <w:numPr>
          <w:ilvl w:val="0"/>
          <w:numId w:val="1"/>
        </w:numPr>
      </w:pPr>
      <w:r w:rsidRPr="001D78D8">
        <w:t>En la ventana inferior de la simulación:</w:t>
      </w:r>
    </w:p>
    <w:p w:rsidR="00614B57" w:rsidRPr="001D78D8" w:rsidRDefault="00614B57" w:rsidP="00614B57">
      <w:pPr>
        <w:pStyle w:val="Prrafodelista"/>
        <w:numPr>
          <w:ilvl w:val="1"/>
          <w:numId w:val="1"/>
        </w:numPr>
      </w:pPr>
      <w:r w:rsidRPr="001D78D8">
        <w:t>Curva de color VERDE = Señal de entrada tipo ESCALON.</w:t>
      </w:r>
    </w:p>
    <w:p w:rsidR="00614B57" w:rsidRPr="001D78D8" w:rsidRDefault="00614B57" w:rsidP="00614B57">
      <w:r w:rsidRPr="001D78D8">
        <w:t>De la</w:t>
      </w:r>
      <w:r w:rsidR="00BB63B8" w:rsidRPr="001D78D8">
        <w:t>s</w:t>
      </w:r>
      <w:r w:rsidRPr="001D78D8">
        <w:t xml:space="preserve"> </w:t>
      </w:r>
      <w:proofErr w:type="spellStart"/>
      <w:r w:rsidRPr="001D78D8">
        <w:t>simulación</w:t>
      </w:r>
      <w:r w:rsidR="00BB63B8" w:rsidRPr="001D78D8">
        <w:t>es</w:t>
      </w:r>
      <w:proofErr w:type="spellEnd"/>
      <w:r w:rsidRPr="001D78D8">
        <w:t xml:space="preserve"> se obtuvieron los siguientes datos sobre el comportamiento del comparador:</w:t>
      </w:r>
    </w:p>
    <w:p w:rsidR="00614B57" w:rsidRPr="001D78D8" w:rsidRDefault="00614B57" w:rsidP="00614B57">
      <w:pPr>
        <w:pStyle w:val="Prrafodelista"/>
        <w:numPr>
          <w:ilvl w:val="0"/>
          <w:numId w:val="1"/>
        </w:numPr>
        <w:rPr>
          <w:b/>
          <w:i/>
          <w:color w:val="FF0000"/>
          <w:lang w:val="en-US"/>
        </w:rPr>
      </w:pPr>
      <w:proofErr w:type="spellStart"/>
      <w:r w:rsidRPr="001D78D8">
        <w:rPr>
          <w:b/>
          <w:i/>
          <w:color w:val="FF0000"/>
          <w:lang w:val="en-US"/>
        </w:rPr>
        <w:t>Máximo</w:t>
      </w:r>
      <w:proofErr w:type="spellEnd"/>
      <w:r w:rsidRPr="001D78D8">
        <w:rPr>
          <w:b/>
          <w:i/>
          <w:color w:val="FF0000"/>
          <w:lang w:val="en-US"/>
        </w:rPr>
        <w:t xml:space="preserve"> delay “High to Low”</w:t>
      </w:r>
      <w:r w:rsidR="00BB63B8" w:rsidRPr="001D78D8">
        <w:rPr>
          <w:b/>
          <w:i/>
          <w:color w:val="FF0000"/>
          <w:lang w:val="en-US"/>
        </w:rPr>
        <w:t xml:space="preserve"> </w:t>
      </w:r>
      <w:proofErr w:type="gramStart"/>
      <w:r w:rsidRPr="001D78D8">
        <w:rPr>
          <w:b/>
          <w:i/>
          <w:color w:val="FF0000"/>
          <w:lang w:val="en-US"/>
        </w:rPr>
        <w:t>del</w:t>
      </w:r>
      <w:proofErr w:type="gramEnd"/>
      <w:r w:rsidRPr="001D78D8">
        <w:rPr>
          <w:b/>
          <w:i/>
          <w:color w:val="FF0000"/>
          <w:lang w:val="en-US"/>
        </w:rPr>
        <w:t xml:space="preserve"> </w:t>
      </w:r>
      <w:proofErr w:type="spellStart"/>
      <w:r w:rsidRPr="001D78D8">
        <w:rPr>
          <w:b/>
          <w:i/>
          <w:color w:val="FF0000"/>
          <w:lang w:val="en-US"/>
        </w:rPr>
        <w:t>comparador</w:t>
      </w:r>
      <w:proofErr w:type="spellEnd"/>
      <w:r w:rsidRPr="001D78D8">
        <w:rPr>
          <w:b/>
          <w:i/>
          <w:color w:val="FF0000"/>
          <w:lang w:val="en-US"/>
        </w:rPr>
        <w:t>: 7.48uS.</w:t>
      </w:r>
    </w:p>
    <w:p w:rsidR="00614B57" w:rsidRPr="001D78D8" w:rsidRDefault="00614B57" w:rsidP="00614B57">
      <w:pPr>
        <w:pStyle w:val="Prrafodelista"/>
        <w:numPr>
          <w:ilvl w:val="0"/>
          <w:numId w:val="1"/>
        </w:numPr>
        <w:rPr>
          <w:b/>
          <w:i/>
          <w:color w:val="FF0000"/>
          <w:lang w:val="en-US"/>
        </w:rPr>
      </w:pPr>
      <w:proofErr w:type="spellStart"/>
      <w:r w:rsidRPr="001D78D8">
        <w:rPr>
          <w:b/>
          <w:i/>
          <w:color w:val="FF0000"/>
          <w:lang w:val="en-US"/>
        </w:rPr>
        <w:t>Máximo</w:t>
      </w:r>
      <w:proofErr w:type="spellEnd"/>
      <w:r w:rsidRPr="001D78D8">
        <w:rPr>
          <w:b/>
          <w:i/>
          <w:color w:val="FF0000"/>
          <w:lang w:val="en-US"/>
        </w:rPr>
        <w:t xml:space="preserve"> delay “Low to High”</w:t>
      </w:r>
      <w:r w:rsidR="00BB63B8" w:rsidRPr="001D78D8">
        <w:rPr>
          <w:b/>
          <w:i/>
          <w:color w:val="FF0000"/>
          <w:lang w:val="en-US"/>
        </w:rPr>
        <w:t xml:space="preserve"> </w:t>
      </w:r>
      <w:proofErr w:type="gramStart"/>
      <w:r w:rsidRPr="001D78D8">
        <w:rPr>
          <w:b/>
          <w:i/>
          <w:color w:val="FF0000"/>
          <w:lang w:val="en-US"/>
        </w:rPr>
        <w:t>del</w:t>
      </w:r>
      <w:proofErr w:type="gramEnd"/>
      <w:r w:rsidRPr="001D78D8">
        <w:rPr>
          <w:b/>
          <w:i/>
          <w:color w:val="FF0000"/>
          <w:lang w:val="en-US"/>
        </w:rPr>
        <w:t xml:space="preserve"> </w:t>
      </w:r>
      <w:proofErr w:type="spellStart"/>
      <w:r w:rsidRPr="001D78D8">
        <w:rPr>
          <w:b/>
          <w:i/>
          <w:color w:val="FF0000"/>
          <w:lang w:val="en-US"/>
        </w:rPr>
        <w:t>comparador</w:t>
      </w:r>
      <w:proofErr w:type="spellEnd"/>
      <w:r w:rsidRPr="001D78D8">
        <w:rPr>
          <w:b/>
          <w:i/>
          <w:color w:val="FF0000"/>
          <w:lang w:val="en-US"/>
        </w:rPr>
        <w:t>: 2.5uS.</w:t>
      </w:r>
    </w:p>
    <w:p w:rsidR="00452945" w:rsidRDefault="00DE5F59">
      <w:r w:rsidRPr="001D78D8">
        <w:t>Se concluye</w:t>
      </w:r>
      <w:r w:rsidR="00614B57" w:rsidRPr="001D78D8">
        <w:t xml:space="preserve"> que el dimensionamiento de los transistores involucrados permite obtener una ganancia mayor a 23000 veces</w:t>
      </w:r>
      <w:r w:rsidR="00BB63B8" w:rsidRPr="001D78D8">
        <w:t>. Esto se debe</w:t>
      </w:r>
      <w:r w:rsidR="00614B57" w:rsidRPr="001D78D8">
        <w:t xml:space="preserve"> al largo de los canales que elevan la resistencia vista por la segunda etapa en el nodo de conexión “</w:t>
      </w:r>
      <w:proofErr w:type="spellStart"/>
      <w:r w:rsidR="00614B57" w:rsidRPr="001D78D8">
        <w:t>NDout</w:t>
      </w:r>
      <w:proofErr w:type="spellEnd"/>
      <w:r w:rsidR="00614B57" w:rsidRPr="001D78D8">
        <w:t xml:space="preserve">”, y a la corriente de </w:t>
      </w:r>
      <w:proofErr w:type="spellStart"/>
      <w:r w:rsidR="00614B57" w:rsidRPr="001D78D8">
        <w:t>bias</w:t>
      </w:r>
      <w:proofErr w:type="spellEnd"/>
      <w:r w:rsidR="00614B57" w:rsidRPr="001D78D8">
        <w:t xml:space="preserve"> existente en la etapa diferencial de 105uA promedio,</w:t>
      </w:r>
      <w:r w:rsidR="00BB63B8" w:rsidRPr="001D78D8">
        <w:t xml:space="preserve"> favoreciendo a</w:t>
      </w:r>
      <w:r w:rsidR="00614B57" w:rsidRPr="001D78D8">
        <w:t xml:space="preserve"> que los tiempo de retardo ante una entrada tipo escalón sean menores a los 10</w:t>
      </w:r>
      <w:r w:rsidRPr="001D78D8">
        <w:t>uS</w:t>
      </w:r>
      <w:r w:rsidR="00614B57" w:rsidRPr="001D78D8">
        <w:t>, permitiendo el análisis de señales de entrada de 100kHz de frecuencia.</w:t>
      </w:r>
    </w:p>
    <w:p w:rsidR="00452945" w:rsidRDefault="00452945">
      <w:r>
        <w:br w:type="page"/>
      </w:r>
    </w:p>
    <w:p w:rsidR="00452945" w:rsidRPr="001D78D8" w:rsidRDefault="00452945" w:rsidP="00452945">
      <w:r w:rsidRPr="001D78D8">
        <w:lastRenderedPageBreak/>
        <w:t>DISENO DE LAS COMPUERTAS</w:t>
      </w:r>
    </w:p>
    <w:p w:rsidR="00452945" w:rsidRDefault="00F378E2" w:rsidP="00452945">
      <w:r w:rsidRPr="001D78D8">
        <w:t>Para las compuertas s</w:t>
      </w:r>
      <w:r w:rsidR="00452945" w:rsidRPr="001D78D8">
        <w:t xml:space="preserve">e utilizo </w:t>
      </w:r>
      <w:r w:rsidRPr="001D78D8">
        <w:t>una</w:t>
      </w:r>
      <w:r w:rsidR="00452945" w:rsidRPr="001D78D8">
        <w:t xml:space="preserve"> topología </w:t>
      </w:r>
      <w:r w:rsidRPr="001D78D8">
        <w:t xml:space="preserve">clásica en diseño </w:t>
      </w:r>
      <w:r w:rsidR="00452945" w:rsidRPr="001D78D8">
        <w:t xml:space="preserve">de compuertas CMOS </w:t>
      </w:r>
      <w:r w:rsidR="00452945" w:rsidRPr="001D78D8">
        <w:rPr>
          <w:color w:val="FF0000"/>
        </w:rPr>
        <w:t xml:space="preserve">[Ref.: </w:t>
      </w:r>
      <w:r w:rsidR="00452945" w:rsidRPr="001D78D8">
        <w:rPr>
          <w:i/>
          <w:color w:val="FF0000"/>
        </w:rPr>
        <w:t xml:space="preserve">“CMOS </w:t>
      </w:r>
      <w:proofErr w:type="spellStart"/>
      <w:r w:rsidR="00452945" w:rsidRPr="001D78D8">
        <w:rPr>
          <w:i/>
          <w:color w:val="FF0000"/>
        </w:rPr>
        <w:t>Circuit</w:t>
      </w:r>
      <w:proofErr w:type="spellEnd"/>
      <w:r w:rsidR="00452945" w:rsidRPr="001D78D8">
        <w:rPr>
          <w:i/>
          <w:color w:val="FF0000"/>
        </w:rPr>
        <w:t xml:space="preserve"> </w:t>
      </w:r>
      <w:proofErr w:type="spellStart"/>
      <w:r w:rsidR="00452945" w:rsidRPr="001D78D8">
        <w:rPr>
          <w:i/>
          <w:color w:val="FF0000"/>
        </w:rPr>
        <w:t>Design</w:t>
      </w:r>
      <w:proofErr w:type="spellEnd"/>
      <w:r w:rsidR="00452945" w:rsidRPr="001D78D8">
        <w:rPr>
          <w:i/>
          <w:color w:val="FF0000"/>
        </w:rPr>
        <w:t xml:space="preserve">, </w:t>
      </w:r>
      <w:proofErr w:type="spellStart"/>
      <w:r w:rsidR="00452945" w:rsidRPr="001D78D8">
        <w:rPr>
          <w:i/>
          <w:color w:val="FF0000"/>
        </w:rPr>
        <w:t>Layout</w:t>
      </w:r>
      <w:proofErr w:type="spellEnd"/>
      <w:r w:rsidR="00452945" w:rsidRPr="001D78D8">
        <w:rPr>
          <w:i/>
          <w:color w:val="FF0000"/>
        </w:rPr>
        <w:t xml:space="preserve">, and </w:t>
      </w:r>
      <w:proofErr w:type="spellStart"/>
      <w:r w:rsidR="00452945" w:rsidRPr="001D78D8">
        <w:rPr>
          <w:i/>
          <w:color w:val="FF0000"/>
        </w:rPr>
        <w:t>Simulation</w:t>
      </w:r>
      <w:proofErr w:type="spellEnd"/>
      <w:r w:rsidR="00452945" w:rsidRPr="001D78D8">
        <w:rPr>
          <w:i/>
          <w:color w:val="FF0000"/>
        </w:rPr>
        <w:t>”</w:t>
      </w:r>
      <w:r w:rsidR="00452945" w:rsidRPr="001D78D8">
        <w:rPr>
          <w:color w:val="FF0000"/>
        </w:rPr>
        <w:t xml:space="preserve"> de </w:t>
      </w:r>
      <w:proofErr w:type="spellStart"/>
      <w:r w:rsidR="00452945" w:rsidRPr="001D78D8">
        <w:rPr>
          <w:i/>
          <w:color w:val="FF0000"/>
        </w:rPr>
        <w:t>R.Jacob</w:t>
      </w:r>
      <w:proofErr w:type="spellEnd"/>
      <w:r w:rsidR="00452945" w:rsidRPr="001D78D8">
        <w:rPr>
          <w:i/>
          <w:color w:val="FF0000"/>
        </w:rPr>
        <w:t xml:space="preserve"> Baker</w:t>
      </w:r>
      <w:r w:rsidR="00452945" w:rsidRPr="001D78D8">
        <w:rPr>
          <w:color w:val="FF0000"/>
        </w:rPr>
        <w:t>]</w:t>
      </w:r>
      <w:r w:rsidR="00452945" w:rsidRPr="001D78D8">
        <w:t xml:space="preserve"> representada en la </w:t>
      </w:r>
      <w:fldSimple w:instr=" REF _Ref263934354 \h  \* MERGEFORMAT ">
        <w:r w:rsidR="00DB050C" w:rsidRPr="001D78D8">
          <w:rPr>
            <w:color w:val="4F81BD" w:themeColor="accent1"/>
          </w:rPr>
          <w:t xml:space="preserve">Figura </w:t>
        </w:r>
        <w:r w:rsidR="00DB050C" w:rsidRPr="001D78D8">
          <w:rPr>
            <w:noProof/>
            <w:color w:val="4F81BD" w:themeColor="accent1"/>
          </w:rPr>
          <w:t>10</w:t>
        </w:r>
      </w:fldSimple>
      <w:r w:rsidR="00452945" w:rsidRPr="001D78D8">
        <w:t xml:space="preserve">. En la </w:t>
      </w:r>
      <w:fldSimple w:instr=" REF _Ref263934151 \h  \* MERGEFORMAT ">
        <w:r w:rsidR="00DB050C" w:rsidRPr="001D78D8">
          <w:rPr>
            <w:color w:val="4F81BD" w:themeColor="accent1"/>
          </w:rPr>
          <w:t xml:space="preserve">Tabla </w:t>
        </w:r>
        <w:r w:rsidR="00DB050C" w:rsidRPr="001D78D8">
          <w:rPr>
            <w:noProof/>
            <w:color w:val="4F81BD" w:themeColor="accent1"/>
          </w:rPr>
          <w:t>1</w:t>
        </w:r>
      </w:fldSimple>
      <w:r w:rsidR="00452945" w:rsidRPr="001D78D8">
        <w:t xml:space="preserve"> vemos las dimensiones individuales de cada transistor para las distintas compuertas realizas.</w:t>
      </w:r>
    </w:p>
    <w:p w:rsidR="00452945" w:rsidRDefault="00452945" w:rsidP="00452945">
      <w:r>
        <w:rPr>
          <w:noProof/>
          <w:lang w:eastAsia="es-AR"/>
        </w:rPr>
        <w:drawing>
          <wp:inline distT="0" distB="0" distL="0" distR="0">
            <wp:extent cx="1050625" cy="1164823"/>
            <wp:effectExtent l="19050" t="0" r="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052681" cy="1167102"/>
                    </a:xfrm>
                    <a:prstGeom prst="rect">
                      <a:avLst/>
                    </a:prstGeom>
                    <a:noFill/>
                    <a:ln w="9525">
                      <a:noFill/>
                      <a:miter lim="800000"/>
                      <a:headEnd/>
                      <a:tailEnd/>
                    </a:ln>
                  </pic:spPr>
                </pic:pic>
              </a:graphicData>
            </a:graphic>
          </wp:inline>
        </w:drawing>
      </w:r>
      <w:r>
        <w:rPr>
          <w:noProof/>
          <w:lang w:eastAsia="es-AR"/>
        </w:rPr>
        <w:drawing>
          <wp:inline distT="0" distB="0" distL="0" distR="0">
            <wp:extent cx="1783871" cy="1580329"/>
            <wp:effectExtent l="19050" t="0" r="6829"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785486" cy="1581760"/>
                    </a:xfrm>
                    <a:prstGeom prst="rect">
                      <a:avLst/>
                    </a:prstGeom>
                    <a:noFill/>
                    <a:ln w="9525">
                      <a:noFill/>
                      <a:miter lim="800000"/>
                      <a:headEnd/>
                      <a:tailEnd/>
                    </a:ln>
                  </pic:spPr>
                </pic:pic>
              </a:graphicData>
            </a:graphic>
          </wp:inline>
        </w:drawing>
      </w:r>
      <w:r w:rsidRPr="006E0F10">
        <w:t xml:space="preserve">  </w:t>
      </w:r>
      <w:r>
        <w:rPr>
          <w:noProof/>
          <w:lang w:eastAsia="es-AR"/>
        </w:rPr>
        <w:drawing>
          <wp:inline distT="0" distB="0" distL="0" distR="0">
            <wp:extent cx="2456732" cy="2662551"/>
            <wp:effectExtent l="19050" t="0" r="718"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455535" cy="2661254"/>
                    </a:xfrm>
                    <a:prstGeom prst="rect">
                      <a:avLst/>
                    </a:prstGeom>
                    <a:noFill/>
                    <a:ln w="9525">
                      <a:noFill/>
                      <a:miter lim="800000"/>
                      <a:headEnd/>
                      <a:tailEnd/>
                    </a:ln>
                  </pic:spPr>
                </pic:pic>
              </a:graphicData>
            </a:graphic>
          </wp:inline>
        </w:drawing>
      </w:r>
    </w:p>
    <w:p w:rsidR="00452945" w:rsidRDefault="00452945" w:rsidP="00452945">
      <w:pPr>
        <w:pStyle w:val="Epgrafe"/>
      </w:pPr>
      <w:bookmarkStart w:id="49" w:name="_Ref263934354"/>
      <w:r>
        <w:t xml:space="preserve">Figura </w:t>
      </w:r>
      <w:fldSimple w:instr=" SEQ Figura \* ARABIC ">
        <w:r w:rsidR="00DB050C">
          <w:rPr>
            <w:noProof/>
          </w:rPr>
          <w:t>10</w:t>
        </w:r>
      </w:fldSimple>
      <w:bookmarkEnd w:id="49"/>
      <w:r>
        <w:t>) Esquemático de compuertas (NEG, NAND2 y NAND8)</w:t>
      </w:r>
    </w:p>
    <w:tbl>
      <w:tblPr>
        <w:tblStyle w:val="Sombreadomedio2-nfasis11"/>
        <w:tblW w:w="9410" w:type="dxa"/>
        <w:tblLook w:val="04A0"/>
      </w:tblPr>
      <w:tblGrid>
        <w:gridCol w:w="1044"/>
        <w:gridCol w:w="1044"/>
        <w:gridCol w:w="1046"/>
        <w:gridCol w:w="1046"/>
        <w:gridCol w:w="1046"/>
        <w:gridCol w:w="1046"/>
        <w:gridCol w:w="1046"/>
        <w:gridCol w:w="1046"/>
        <w:gridCol w:w="1046"/>
      </w:tblGrid>
      <w:tr w:rsidR="00452945" w:rsidRPr="00B76123" w:rsidTr="006A270C">
        <w:trPr>
          <w:cnfStyle w:val="100000000000"/>
          <w:trHeight w:val="236"/>
        </w:trPr>
        <w:tc>
          <w:tcPr>
            <w:cnfStyle w:val="001000000100"/>
            <w:tcW w:w="1044" w:type="dxa"/>
          </w:tcPr>
          <w:p w:rsidR="00452945" w:rsidRPr="00B76123" w:rsidRDefault="00452945" w:rsidP="006A270C">
            <w:pPr>
              <w:rPr>
                <w:color w:val="auto"/>
                <w:sz w:val="18"/>
                <w:szCs w:val="18"/>
              </w:rPr>
            </w:pPr>
          </w:p>
        </w:tc>
        <w:tc>
          <w:tcPr>
            <w:tcW w:w="1044" w:type="dxa"/>
          </w:tcPr>
          <w:p w:rsidR="00452945" w:rsidRPr="00B76123" w:rsidRDefault="00452945" w:rsidP="006A270C">
            <w:pPr>
              <w:cnfStyle w:val="100000000000"/>
              <w:rPr>
                <w:color w:val="auto"/>
                <w:sz w:val="18"/>
                <w:szCs w:val="18"/>
              </w:rPr>
            </w:pPr>
          </w:p>
        </w:tc>
        <w:tc>
          <w:tcPr>
            <w:tcW w:w="1046" w:type="dxa"/>
          </w:tcPr>
          <w:p w:rsidR="00452945" w:rsidRPr="00B76123" w:rsidRDefault="00452945" w:rsidP="006A270C">
            <w:pPr>
              <w:cnfStyle w:val="100000000000"/>
              <w:rPr>
                <w:color w:val="auto"/>
                <w:sz w:val="18"/>
                <w:szCs w:val="18"/>
              </w:rPr>
            </w:pPr>
            <w:r>
              <w:rPr>
                <w:color w:val="auto"/>
                <w:sz w:val="18"/>
                <w:szCs w:val="18"/>
              </w:rPr>
              <w:t>NEG</w:t>
            </w:r>
          </w:p>
        </w:tc>
        <w:tc>
          <w:tcPr>
            <w:tcW w:w="1046" w:type="dxa"/>
          </w:tcPr>
          <w:p w:rsidR="00452945" w:rsidRPr="00B76123" w:rsidRDefault="00452945" w:rsidP="006A270C">
            <w:pPr>
              <w:cnfStyle w:val="100000000000"/>
              <w:rPr>
                <w:color w:val="auto"/>
                <w:sz w:val="18"/>
                <w:szCs w:val="18"/>
              </w:rPr>
            </w:pPr>
            <w:r>
              <w:rPr>
                <w:color w:val="auto"/>
                <w:sz w:val="18"/>
                <w:szCs w:val="18"/>
              </w:rPr>
              <w:t>NAND2</w:t>
            </w:r>
          </w:p>
        </w:tc>
        <w:tc>
          <w:tcPr>
            <w:tcW w:w="1046" w:type="dxa"/>
          </w:tcPr>
          <w:p w:rsidR="00452945" w:rsidRPr="00B76123" w:rsidRDefault="00452945" w:rsidP="006A270C">
            <w:pPr>
              <w:cnfStyle w:val="100000000000"/>
              <w:rPr>
                <w:color w:val="auto"/>
                <w:sz w:val="18"/>
                <w:szCs w:val="18"/>
              </w:rPr>
            </w:pPr>
            <w:r>
              <w:rPr>
                <w:color w:val="auto"/>
                <w:sz w:val="18"/>
                <w:szCs w:val="18"/>
              </w:rPr>
              <w:t>NAND3</w:t>
            </w:r>
          </w:p>
        </w:tc>
        <w:tc>
          <w:tcPr>
            <w:tcW w:w="1046" w:type="dxa"/>
          </w:tcPr>
          <w:p w:rsidR="00452945" w:rsidRPr="00B76123" w:rsidRDefault="00452945" w:rsidP="006A270C">
            <w:pPr>
              <w:cnfStyle w:val="100000000000"/>
              <w:rPr>
                <w:color w:val="auto"/>
                <w:sz w:val="18"/>
                <w:szCs w:val="18"/>
              </w:rPr>
            </w:pPr>
            <w:r>
              <w:rPr>
                <w:color w:val="auto"/>
                <w:sz w:val="18"/>
                <w:szCs w:val="18"/>
              </w:rPr>
              <w:t>NAND4</w:t>
            </w:r>
          </w:p>
        </w:tc>
        <w:tc>
          <w:tcPr>
            <w:tcW w:w="1046" w:type="dxa"/>
          </w:tcPr>
          <w:p w:rsidR="00452945" w:rsidRPr="00B76123" w:rsidRDefault="00452945" w:rsidP="006A270C">
            <w:pPr>
              <w:cnfStyle w:val="100000000000"/>
              <w:rPr>
                <w:color w:val="auto"/>
                <w:sz w:val="18"/>
                <w:szCs w:val="18"/>
              </w:rPr>
            </w:pPr>
            <w:r>
              <w:rPr>
                <w:color w:val="auto"/>
                <w:sz w:val="18"/>
                <w:szCs w:val="18"/>
              </w:rPr>
              <w:t>NAND5</w:t>
            </w:r>
          </w:p>
        </w:tc>
        <w:tc>
          <w:tcPr>
            <w:tcW w:w="1046" w:type="dxa"/>
          </w:tcPr>
          <w:p w:rsidR="00452945" w:rsidRPr="00B76123" w:rsidRDefault="00452945" w:rsidP="006A270C">
            <w:pPr>
              <w:cnfStyle w:val="100000000000"/>
              <w:rPr>
                <w:color w:val="auto"/>
                <w:sz w:val="18"/>
                <w:szCs w:val="18"/>
              </w:rPr>
            </w:pPr>
            <w:r>
              <w:rPr>
                <w:color w:val="auto"/>
                <w:sz w:val="18"/>
                <w:szCs w:val="18"/>
              </w:rPr>
              <w:t>NAND7</w:t>
            </w:r>
          </w:p>
        </w:tc>
        <w:tc>
          <w:tcPr>
            <w:tcW w:w="1046" w:type="dxa"/>
          </w:tcPr>
          <w:p w:rsidR="00452945" w:rsidRPr="00B76123" w:rsidRDefault="00452945" w:rsidP="006A270C">
            <w:pPr>
              <w:cnfStyle w:val="100000000000"/>
              <w:rPr>
                <w:color w:val="auto"/>
                <w:sz w:val="18"/>
                <w:szCs w:val="18"/>
              </w:rPr>
            </w:pPr>
            <w:r>
              <w:rPr>
                <w:color w:val="auto"/>
                <w:sz w:val="18"/>
                <w:szCs w:val="18"/>
              </w:rPr>
              <w:t>NAND8</w:t>
            </w:r>
          </w:p>
        </w:tc>
      </w:tr>
      <w:tr w:rsidR="00452945" w:rsidRPr="00B76123" w:rsidTr="006A270C">
        <w:trPr>
          <w:cnfStyle w:val="000000100000"/>
          <w:trHeight w:val="236"/>
        </w:trPr>
        <w:tc>
          <w:tcPr>
            <w:cnfStyle w:val="001000000000"/>
            <w:tcW w:w="1044" w:type="dxa"/>
            <w:vMerge w:val="restart"/>
          </w:tcPr>
          <w:p w:rsidR="00452945" w:rsidRPr="00B76123" w:rsidRDefault="00452945" w:rsidP="006A270C">
            <w:pPr>
              <w:jc w:val="center"/>
              <w:rPr>
                <w:sz w:val="18"/>
                <w:szCs w:val="18"/>
              </w:rPr>
            </w:pPr>
            <w:r w:rsidRPr="00B76123">
              <w:rPr>
                <w:color w:val="auto"/>
                <w:sz w:val="18"/>
                <w:szCs w:val="18"/>
              </w:rPr>
              <w:t>PMOS</w:t>
            </w:r>
          </w:p>
        </w:tc>
        <w:tc>
          <w:tcPr>
            <w:tcW w:w="1044" w:type="dxa"/>
          </w:tcPr>
          <w:p w:rsidR="00452945" w:rsidRPr="006E0F10" w:rsidRDefault="00452945" w:rsidP="006A270C">
            <w:pPr>
              <w:jc w:val="center"/>
              <w:cnfStyle w:val="000000100000"/>
              <w:rPr>
                <w:b/>
                <w:sz w:val="18"/>
                <w:szCs w:val="18"/>
              </w:rPr>
            </w:pPr>
            <w:r w:rsidRPr="006E0F10">
              <w:rPr>
                <w:b/>
                <w:sz w:val="18"/>
                <w:szCs w:val="18"/>
              </w:rPr>
              <w:t>W</w:t>
            </w:r>
          </w:p>
        </w:tc>
        <w:tc>
          <w:tcPr>
            <w:tcW w:w="1046" w:type="dxa"/>
          </w:tcPr>
          <w:p w:rsidR="00452945" w:rsidRPr="00B76123" w:rsidRDefault="00452945" w:rsidP="006A270C">
            <w:pPr>
              <w:cnfStyle w:val="000000100000"/>
              <w:rPr>
                <w:sz w:val="18"/>
                <w:szCs w:val="18"/>
              </w:rPr>
            </w:pPr>
            <w:r>
              <w:rPr>
                <w:sz w:val="18"/>
                <w:szCs w:val="18"/>
              </w:rPr>
              <w:t>.93u</w:t>
            </w:r>
          </w:p>
        </w:tc>
        <w:tc>
          <w:tcPr>
            <w:tcW w:w="1046" w:type="dxa"/>
          </w:tcPr>
          <w:p w:rsidR="00452945" w:rsidRPr="00B76123" w:rsidRDefault="00452945" w:rsidP="006A270C">
            <w:pPr>
              <w:cnfStyle w:val="000000100000"/>
              <w:rPr>
                <w:sz w:val="18"/>
                <w:szCs w:val="18"/>
              </w:rPr>
            </w:pPr>
            <w:r>
              <w:rPr>
                <w:sz w:val="18"/>
                <w:szCs w:val="18"/>
              </w:rPr>
              <w:t>.25u</w:t>
            </w:r>
          </w:p>
        </w:tc>
        <w:tc>
          <w:tcPr>
            <w:tcW w:w="1046" w:type="dxa"/>
          </w:tcPr>
          <w:p w:rsidR="00452945" w:rsidRPr="00B76123" w:rsidRDefault="00452945" w:rsidP="006A270C">
            <w:pPr>
              <w:cnfStyle w:val="000000100000"/>
              <w:rPr>
                <w:sz w:val="18"/>
                <w:szCs w:val="18"/>
              </w:rPr>
            </w:pPr>
            <w:r>
              <w:rPr>
                <w:sz w:val="18"/>
                <w:szCs w:val="18"/>
              </w:rPr>
              <w:t>.26u</w:t>
            </w:r>
          </w:p>
        </w:tc>
        <w:tc>
          <w:tcPr>
            <w:tcW w:w="1046" w:type="dxa"/>
          </w:tcPr>
          <w:p w:rsidR="00452945" w:rsidRPr="00B76123" w:rsidRDefault="00452945" w:rsidP="006A270C">
            <w:pPr>
              <w:cnfStyle w:val="000000100000"/>
              <w:rPr>
                <w:sz w:val="18"/>
                <w:szCs w:val="18"/>
              </w:rPr>
            </w:pPr>
            <w:r>
              <w:rPr>
                <w:sz w:val="18"/>
                <w:szCs w:val="18"/>
              </w:rPr>
              <w:t>.25u</w:t>
            </w:r>
          </w:p>
        </w:tc>
        <w:tc>
          <w:tcPr>
            <w:tcW w:w="1046" w:type="dxa"/>
          </w:tcPr>
          <w:p w:rsidR="00452945" w:rsidRPr="00B76123" w:rsidRDefault="00452945" w:rsidP="006A270C">
            <w:pPr>
              <w:cnfStyle w:val="000000100000"/>
              <w:rPr>
                <w:sz w:val="18"/>
                <w:szCs w:val="18"/>
              </w:rPr>
            </w:pPr>
            <w:r>
              <w:rPr>
                <w:sz w:val="18"/>
                <w:szCs w:val="18"/>
              </w:rPr>
              <w:t>.44u</w:t>
            </w:r>
          </w:p>
        </w:tc>
        <w:tc>
          <w:tcPr>
            <w:tcW w:w="1046" w:type="dxa"/>
          </w:tcPr>
          <w:p w:rsidR="00452945" w:rsidRPr="00B76123" w:rsidRDefault="00452945" w:rsidP="006A270C">
            <w:pPr>
              <w:cnfStyle w:val="000000100000"/>
              <w:rPr>
                <w:sz w:val="18"/>
                <w:szCs w:val="18"/>
              </w:rPr>
            </w:pPr>
            <w:r>
              <w:rPr>
                <w:sz w:val="18"/>
                <w:szCs w:val="18"/>
              </w:rPr>
              <w:t>.58u</w:t>
            </w:r>
          </w:p>
        </w:tc>
        <w:tc>
          <w:tcPr>
            <w:tcW w:w="1046" w:type="dxa"/>
          </w:tcPr>
          <w:p w:rsidR="00452945" w:rsidRPr="00B76123" w:rsidRDefault="00452945" w:rsidP="006A270C">
            <w:pPr>
              <w:cnfStyle w:val="000000100000"/>
              <w:rPr>
                <w:sz w:val="18"/>
                <w:szCs w:val="18"/>
              </w:rPr>
            </w:pPr>
            <w:r>
              <w:rPr>
                <w:sz w:val="18"/>
                <w:szCs w:val="18"/>
              </w:rPr>
              <w:t>.68u</w:t>
            </w:r>
          </w:p>
        </w:tc>
      </w:tr>
      <w:tr w:rsidR="00452945" w:rsidRPr="00B76123" w:rsidTr="006A270C">
        <w:trPr>
          <w:trHeight w:val="155"/>
        </w:trPr>
        <w:tc>
          <w:tcPr>
            <w:cnfStyle w:val="001000000000"/>
            <w:tcW w:w="1044" w:type="dxa"/>
            <w:vMerge/>
          </w:tcPr>
          <w:p w:rsidR="00452945" w:rsidRPr="00B76123" w:rsidRDefault="00452945" w:rsidP="006A270C">
            <w:pPr>
              <w:jc w:val="center"/>
              <w:rPr>
                <w:color w:val="auto"/>
                <w:sz w:val="18"/>
                <w:szCs w:val="18"/>
              </w:rPr>
            </w:pPr>
          </w:p>
        </w:tc>
        <w:tc>
          <w:tcPr>
            <w:tcW w:w="1044" w:type="dxa"/>
          </w:tcPr>
          <w:p w:rsidR="00452945" w:rsidRPr="006E0F10" w:rsidRDefault="00452945" w:rsidP="006A270C">
            <w:pPr>
              <w:jc w:val="center"/>
              <w:cnfStyle w:val="000000000000"/>
              <w:rPr>
                <w:b/>
                <w:sz w:val="18"/>
                <w:szCs w:val="18"/>
              </w:rPr>
            </w:pPr>
            <w:r w:rsidRPr="006E0F10">
              <w:rPr>
                <w:b/>
                <w:sz w:val="18"/>
                <w:szCs w:val="18"/>
              </w:rPr>
              <w:t>L</w:t>
            </w:r>
          </w:p>
        </w:tc>
        <w:tc>
          <w:tcPr>
            <w:tcW w:w="1046" w:type="dxa"/>
          </w:tcPr>
          <w:p w:rsidR="00452945" w:rsidRPr="00B76123" w:rsidRDefault="00452945" w:rsidP="006A270C">
            <w:pPr>
              <w:cnfStyle w:val="000000000000"/>
              <w:rPr>
                <w:sz w:val="18"/>
                <w:szCs w:val="18"/>
              </w:rPr>
            </w:pPr>
            <w:r>
              <w:rPr>
                <w:sz w:val="18"/>
                <w:szCs w:val="18"/>
              </w:rPr>
              <w:t>.25u</w:t>
            </w:r>
          </w:p>
        </w:tc>
        <w:tc>
          <w:tcPr>
            <w:tcW w:w="1046" w:type="dxa"/>
          </w:tcPr>
          <w:p w:rsidR="00452945" w:rsidRPr="00B76123" w:rsidRDefault="00452945" w:rsidP="006A270C">
            <w:pPr>
              <w:cnfStyle w:val="000000000000"/>
              <w:rPr>
                <w:sz w:val="18"/>
                <w:szCs w:val="18"/>
              </w:rPr>
            </w:pPr>
            <w:r>
              <w:rPr>
                <w:sz w:val="18"/>
                <w:szCs w:val="18"/>
              </w:rPr>
              <w:t>.186u</w:t>
            </w:r>
          </w:p>
        </w:tc>
        <w:tc>
          <w:tcPr>
            <w:tcW w:w="1046" w:type="dxa"/>
          </w:tcPr>
          <w:p w:rsidR="00452945" w:rsidRPr="00B76123" w:rsidRDefault="00452945" w:rsidP="006A270C">
            <w:pPr>
              <w:cnfStyle w:val="000000000000"/>
              <w:rPr>
                <w:sz w:val="18"/>
                <w:szCs w:val="18"/>
              </w:rPr>
            </w:pPr>
            <w:r>
              <w:rPr>
                <w:sz w:val="18"/>
                <w:szCs w:val="18"/>
              </w:rPr>
              <w:t>.25u</w:t>
            </w:r>
          </w:p>
        </w:tc>
        <w:tc>
          <w:tcPr>
            <w:tcW w:w="1046" w:type="dxa"/>
          </w:tcPr>
          <w:p w:rsidR="00452945" w:rsidRPr="00B76123" w:rsidRDefault="00452945" w:rsidP="006A270C">
            <w:pPr>
              <w:cnfStyle w:val="000000000000"/>
              <w:rPr>
                <w:sz w:val="18"/>
                <w:szCs w:val="18"/>
              </w:rPr>
            </w:pPr>
            <w:r>
              <w:rPr>
                <w:sz w:val="18"/>
                <w:szCs w:val="18"/>
              </w:rPr>
              <w:t>.33u</w:t>
            </w:r>
          </w:p>
        </w:tc>
        <w:tc>
          <w:tcPr>
            <w:tcW w:w="1046" w:type="dxa"/>
          </w:tcPr>
          <w:p w:rsidR="00452945" w:rsidRPr="00B76123" w:rsidRDefault="00452945" w:rsidP="006A270C">
            <w:pPr>
              <w:cnfStyle w:val="000000000000"/>
              <w:rPr>
                <w:sz w:val="18"/>
                <w:szCs w:val="18"/>
              </w:rPr>
            </w:pPr>
            <w:r>
              <w:rPr>
                <w:sz w:val="18"/>
                <w:szCs w:val="18"/>
              </w:rPr>
              <w:t>.41u</w:t>
            </w:r>
          </w:p>
        </w:tc>
        <w:tc>
          <w:tcPr>
            <w:tcW w:w="1046" w:type="dxa"/>
          </w:tcPr>
          <w:p w:rsidR="00452945" w:rsidRPr="00B76123" w:rsidRDefault="00452945" w:rsidP="006A270C">
            <w:pPr>
              <w:cnfStyle w:val="000000000000"/>
              <w:rPr>
                <w:sz w:val="18"/>
                <w:szCs w:val="18"/>
              </w:rPr>
            </w:pPr>
            <w:r>
              <w:rPr>
                <w:sz w:val="18"/>
                <w:szCs w:val="18"/>
              </w:rPr>
              <w:t>.58u</w:t>
            </w:r>
          </w:p>
        </w:tc>
        <w:tc>
          <w:tcPr>
            <w:tcW w:w="1046" w:type="dxa"/>
          </w:tcPr>
          <w:p w:rsidR="00452945" w:rsidRPr="00B76123" w:rsidRDefault="00452945" w:rsidP="006A270C">
            <w:pPr>
              <w:cnfStyle w:val="000000000000"/>
              <w:rPr>
                <w:sz w:val="18"/>
                <w:szCs w:val="18"/>
              </w:rPr>
            </w:pPr>
            <w:r>
              <w:rPr>
                <w:sz w:val="18"/>
                <w:szCs w:val="18"/>
              </w:rPr>
              <w:t>.67u</w:t>
            </w:r>
          </w:p>
        </w:tc>
      </w:tr>
      <w:tr w:rsidR="00452945" w:rsidRPr="00B76123" w:rsidTr="006A270C">
        <w:trPr>
          <w:cnfStyle w:val="000000100000"/>
          <w:trHeight w:val="236"/>
        </w:trPr>
        <w:tc>
          <w:tcPr>
            <w:cnfStyle w:val="001000000000"/>
            <w:tcW w:w="1044" w:type="dxa"/>
            <w:vMerge w:val="restart"/>
          </w:tcPr>
          <w:p w:rsidR="00452945" w:rsidRPr="00B76123" w:rsidRDefault="00452945" w:rsidP="006A270C">
            <w:pPr>
              <w:jc w:val="center"/>
              <w:rPr>
                <w:color w:val="auto"/>
                <w:sz w:val="18"/>
                <w:szCs w:val="18"/>
              </w:rPr>
            </w:pPr>
            <w:r w:rsidRPr="00B76123">
              <w:rPr>
                <w:color w:val="auto"/>
                <w:sz w:val="18"/>
                <w:szCs w:val="18"/>
              </w:rPr>
              <w:t>NMOS</w:t>
            </w:r>
          </w:p>
        </w:tc>
        <w:tc>
          <w:tcPr>
            <w:tcW w:w="1044" w:type="dxa"/>
          </w:tcPr>
          <w:p w:rsidR="00452945" w:rsidRPr="006E0F10" w:rsidRDefault="00452945" w:rsidP="006A270C">
            <w:pPr>
              <w:jc w:val="center"/>
              <w:cnfStyle w:val="000000100000"/>
              <w:rPr>
                <w:b/>
                <w:sz w:val="18"/>
                <w:szCs w:val="18"/>
              </w:rPr>
            </w:pPr>
            <w:r w:rsidRPr="006E0F10">
              <w:rPr>
                <w:b/>
                <w:sz w:val="18"/>
                <w:szCs w:val="18"/>
              </w:rPr>
              <w:t>W</w:t>
            </w:r>
          </w:p>
        </w:tc>
        <w:tc>
          <w:tcPr>
            <w:tcW w:w="1046" w:type="dxa"/>
          </w:tcPr>
          <w:p w:rsidR="00452945" w:rsidRPr="00B76123" w:rsidRDefault="00452945" w:rsidP="006A270C">
            <w:pPr>
              <w:cnfStyle w:val="000000100000"/>
              <w:rPr>
                <w:sz w:val="18"/>
                <w:szCs w:val="18"/>
              </w:rPr>
            </w:pPr>
            <w:r>
              <w:rPr>
                <w:sz w:val="18"/>
                <w:szCs w:val="18"/>
              </w:rPr>
              <w:t>.43u</w:t>
            </w:r>
          </w:p>
        </w:tc>
        <w:tc>
          <w:tcPr>
            <w:tcW w:w="1046" w:type="dxa"/>
          </w:tcPr>
          <w:p w:rsidR="00452945" w:rsidRPr="00B76123" w:rsidRDefault="00452945" w:rsidP="006A270C">
            <w:pPr>
              <w:cnfStyle w:val="000000100000"/>
              <w:rPr>
                <w:sz w:val="18"/>
                <w:szCs w:val="18"/>
              </w:rPr>
            </w:pPr>
            <w:r>
              <w:rPr>
                <w:sz w:val="18"/>
                <w:szCs w:val="18"/>
              </w:rPr>
              <w:t>.232u</w:t>
            </w:r>
          </w:p>
        </w:tc>
        <w:tc>
          <w:tcPr>
            <w:tcW w:w="1046" w:type="dxa"/>
          </w:tcPr>
          <w:p w:rsidR="00452945" w:rsidRPr="00B76123" w:rsidRDefault="00452945" w:rsidP="006A270C">
            <w:pPr>
              <w:cnfStyle w:val="000000100000"/>
              <w:rPr>
                <w:sz w:val="18"/>
                <w:szCs w:val="18"/>
              </w:rPr>
            </w:pPr>
            <w:r>
              <w:rPr>
                <w:sz w:val="18"/>
                <w:szCs w:val="18"/>
              </w:rPr>
              <w:t>.37u</w:t>
            </w:r>
          </w:p>
        </w:tc>
        <w:tc>
          <w:tcPr>
            <w:tcW w:w="1046" w:type="dxa"/>
          </w:tcPr>
          <w:p w:rsidR="00452945" w:rsidRPr="00B76123" w:rsidRDefault="00452945" w:rsidP="006A270C">
            <w:pPr>
              <w:cnfStyle w:val="000000100000"/>
              <w:rPr>
                <w:sz w:val="18"/>
                <w:szCs w:val="18"/>
              </w:rPr>
            </w:pPr>
            <w:r>
              <w:rPr>
                <w:sz w:val="18"/>
                <w:szCs w:val="18"/>
              </w:rPr>
              <w:t>.47u</w:t>
            </w:r>
          </w:p>
        </w:tc>
        <w:tc>
          <w:tcPr>
            <w:tcW w:w="1046" w:type="dxa"/>
          </w:tcPr>
          <w:p w:rsidR="00452945" w:rsidRPr="00B76123" w:rsidRDefault="00452945" w:rsidP="006A270C">
            <w:pPr>
              <w:cnfStyle w:val="000000100000"/>
              <w:rPr>
                <w:sz w:val="18"/>
                <w:szCs w:val="18"/>
              </w:rPr>
            </w:pPr>
            <w:r>
              <w:rPr>
                <w:sz w:val="18"/>
                <w:szCs w:val="18"/>
              </w:rPr>
              <w:t>1.042u</w:t>
            </w:r>
          </w:p>
        </w:tc>
        <w:tc>
          <w:tcPr>
            <w:tcW w:w="1046" w:type="dxa"/>
          </w:tcPr>
          <w:p w:rsidR="00452945" w:rsidRPr="00B76123" w:rsidRDefault="00452945" w:rsidP="006A270C">
            <w:pPr>
              <w:cnfStyle w:val="000000100000"/>
              <w:rPr>
                <w:sz w:val="18"/>
                <w:szCs w:val="18"/>
              </w:rPr>
            </w:pPr>
            <w:r>
              <w:rPr>
                <w:sz w:val="18"/>
                <w:szCs w:val="18"/>
              </w:rPr>
              <w:t>1.92u</w:t>
            </w:r>
          </w:p>
        </w:tc>
        <w:tc>
          <w:tcPr>
            <w:tcW w:w="1046" w:type="dxa"/>
          </w:tcPr>
          <w:p w:rsidR="00452945" w:rsidRPr="00B76123" w:rsidRDefault="00452945" w:rsidP="006A270C">
            <w:pPr>
              <w:cnfStyle w:val="000000100000"/>
              <w:rPr>
                <w:sz w:val="18"/>
                <w:szCs w:val="18"/>
              </w:rPr>
            </w:pPr>
            <w:r>
              <w:rPr>
                <w:sz w:val="18"/>
                <w:szCs w:val="18"/>
              </w:rPr>
              <w:t>2.55u</w:t>
            </w:r>
          </w:p>
        </w:tc>
      </w:tr>
      <w:tr w:rsidR="00452945" w:rsidRPr="00B76123" w:rsidTr="006A270C">
        <w:trPr>
          <w:trHeight w:val="155"/>
        </w:trPr>
        <w:tc>
          <w:tcPr>
            <w:cnfStyle w:val="001000000000"/>
            <w:tcW w:w="1044" w:type="dxa"/>
            <w:vMerge/>
          </w:tcPr>
          <w:p w:rsidR="00452945" w:rsidRPr="00B76123" w:rsidRDefault="00452945" w:rsidP="006A270C">
            <w:pPr>
              <w:rPr>
                <w:sz w:val="18"/>
                <w:szCs w:val="18"/>
              </w:rPr>
            </w:pPr>
          </w:p>
        </w:tc>
        <w:tc>
          <w:tcPr>
            <w:tcW w:w="1044" w:type="dxa"/>
          </w:tcPr>
          <w:p w:rsidR="00452945" w:rsidRPr="006E0F10" w:rsidRDefault="00452945" w:rsidP="006A270C">
            <w:pPr>
              <w:jc w:val="center"/>
              <w:cnfStyle w:val="000000000000"/>
              <w:rPr>
                <w:b/>
                <w:sz w:val="18"/>
                <w:szCs w:val="18"/>
              </w:rPr>
            </w:pPr>
            <w:r w:rsidRPr="006E0F10">
              <w:rPr>
                <w:b/>
                <w:sz w:val="18"/>
                <w:szCs w:val="18"/>
              </w:rPr>
              <w:t>L</w:t>
            </w:r>
          </w:p>
        </w:tc>
        <w:tc>
          <w:tcPr>
            <w:tcW w:w="1046" w:type="dxa"/>
          </w:tcPr>
          <w:p w:rsidR="00452945" w:rsidRPr="00B76123" w:rsidRDefault="00452945" w:rsidP="006A270C">
            <w:pPr>
              <w:cnfStyle w:val="000000000000"/>
              <w:rPr>
                <w:sz w:val="18"/>
                <w:szCs w:val="18"/>
              </w:rPr>
            </w:pPr>
            <w:r>
              <w:rPr>
                <w:sz w:val="18"/>
                <w:szCs w:val="18"/>
              </w:rPr>
              <w:t>.43u</w:t>
            </w:r>
          </w:p>
        </w:tc>
        <w:tc>
          <w:tcPr>
            <w:tcW w:w="1046" w:type="dxa"/>
          </w:tcPr>
          <w:p w:rsidR="00452945" w:rsidRPr="00B76123" w:rsidRDefault="00452945" w:rsidP="006A270C">
            <w:pPr>
              <w:cnfStyle w:val="000000000000"/>
              <w:rPr>
                <w:sz w:val="18"/>
                <w:szCs w:val="18"/>
              </w:rPr>
            </w:pPr>
            <w:r>
              <w:rPr>
                <w:sz w:val="18"/>
                <w:szCs w:val="18"/>
              </w:rPr>
              <w:t>.2u</w:t>
            </w:r>
          </w:p>
        </w:tc>
        <w:tc>
          <w:tcPr>
            <w:tcW w:w="1046" w:type="dxa"/>
          </w:tcPr>
          <w:p w:rsidR="00452945" w:rsidRPr="00B76123" w:rsidRDefault="00452945" w:rsidP="006A270C">
            <w:pPr>
              <w:cnfStyle w:val="000000000000"/>
              <w:rPr>
                <w:sz w:val="18"/>
                <w:szCs w:val="18"/>
              </w:rPr>
            </w:pPr>
            <w:r>
              <w:rPr>
                <w:sz w:val="18"/>
                <w:szCs w:val="18"/>
              </w:rPr>
              <w:t>.18u</w:t>
            </w:r>
          </w:p>
        </w:tc>
        <w:tc>
          <w:tcPr>
            <w:tcW w:w="1046" w:type="dxa"/>
          </w:tcPr>
          <w:p w:rsidR="00452945" w:rsidRPr="00B76123" w:rsidRDefault="00452945" w:rsidP="006A270C">
            <w:pPr>
              <w:cnfStyle w:val="000000000000"/>
              <w:rPr>
                <w:sz w:val="18"/>
                <w:szCs w:val="18"/>
              </w:rPr>
            </w:pPr>
            <w:r>
              <w:rPr>
                <w:sz w:val="18"/>
                <w:szCs w:val="18"/>
              </w:rPr>
              <w:t>.18u</w:t>
            </w:r>
          </w:p>
        </w:tc>
        <w:tc>
          <w:tcPr>
            <w:tcW w:w="1046" w:type="dxa"/>
          </w:tcPr>
          <w:p w:rsidR="00452945" w:rsidRPr="00B76123" w:rsidRDefault="00452945" w:rsidP="006A270C">
            <w:pPr>
              <w:cnfStyle w:val="000000000000"/>
              <w:rPr>
                <w:sz w:val="18"/>
                <w:szCs w:val="18"/>
              </w:rPr>
            </w:pPr>
            <w:r>
              <w:rPr>
                <w:sz w:val="18"/>
                <w:szCs w:val="18"/>
              </w:rPr>
              <w:t>.18u</w:t>
            </w:r>
          </w:p>
        </w:tc>
        <w:tc>
          <w:tcPr>
            <w:tcW w:w="1046" w:type="dxa"/>
          </w:tcPr>
          <w:p w:rsidR="00452945" w:rsidRPr="00B76123" w:rsidRDefault="00452945" w:rsidP="006A270C">
            <w:pPr>
              <w:cnfStyle w:val="000000000000"/>
              <w:rPr>
                <w:sz w:val="18"/>
                <w:szCs w:val="18"/>
              </w:rPr>
            </w:pPr>
            <w:r>
              <w:rPr>
                <w:sz w:val="18"/>
                <w:szCs w:val="18"/>
              </w:rPr>
              <w:t>.18u</w:t>
            </w:r>
          </w:p>
        </w:tc>
        <w:tc>
          <w:tcPr>
            <w:tcW w:w="1046" w:type="dxa"/>
          </w:tcPr>
          <w:p w:rsidR="00452945" w:rsidRPr="00B76123" w:rsidRDefault="00452945" w:rsidP="006A270C">
            <w:pPr>
              <w:cnfStyle w:val="000000000000"/>
              <w:rPr>
                <w:sz w:val="18"/>
                <w:szCs w:val="18"/>
              </w:rPr>
            </w:pPr>
            <w:r>
              <w:rPr>
                <w:sz w:val="18"/>
                <w:szCs w:val="18"/>
              </w:rPr>
              <w:t>.18u</w:t>
            </w:r>
          </w:p>
        </w:tc>
      </w:tr>
    </w:tbl>
    <w:p w:rsidR="00452945" w:rsidRDefault="00452945" w:rsidP="00452945">
      <w:pPr>
        <w:pStyle w:val="Epgrafe"/>
      </w:pPr>
      <w:bookmarkStart w:id="50" w:name="_Ref263934151"/>
      <w:r>
        <w:t xml:space="preserve">Tabla </w:t>
      </w:r>
      <w:fldSimple w:instr=" SEQ Tabla \* ARABIC ">
        <w:r w:rsidR="00DB050C">
          <w:rPr>
            <w:noProof/>
          </w:rPr>
          <w:t>1</w:t>
        </w:r>
      </w:fldSimple>
      <w:bookmarkEnd w:id="50"/>
      <w:r>
        <w:t>) Dimensiones de los transistores en las Compuertas.</w:t>
      </w:r>
    </w:p>
    <w:p w:rsidR="00452945" w:rsidRPr="001D78D8" w:rsidRDefault="00452945" w:rsidP="00452945">
      <w:pPr>
        <w:rPr>
          <w:szCs w:val="18"/>
          <w:u w:val="single"/>
        </w:rPr>
      </w:pPr>
      <w:r w:rsidRPr="001D78D8">
        <w:rPr>
          <w:szCs w:val="18"/>
          <w:u w:val="single"/>
        </w:rPr>
        <w:t>CARACTERISTICAS DE LA COMPUERTAS:</w:t>
      </w:r>
    </w:p>
    <w:p w:rsidR="00452945" w:rsidRPr="001D78D8" w:rsidRDefault="0060391D" w:rsidP="00452945">
      <w:pPr>
        <w:rPr>
          <w:szCs w:val="18"/>
        </w:rPr>
      </w:pPr>
      <w:r w:rsidRPr="001D78D8">
        <w:rPr>
          <w:szCs w:val="18"/>
        </w:rPr>
        <w:t>Se reali</w:t>
      </w:r>
      <w:r w:rsidR="00452945" w:rsidRPr="001D78D8">
        <w:rPr>
          <w:szCs w:val="18"/>
        </w:rPr>
        <w:t>zo un análisis en conjunto de las compuerta</w:t>
      </w:r>
      <w:r w:rsidRPr="001D78D8">
        <w:rPr>
          <w:szCs w:val="18"/>
        </w:rPr>
        <w:t xml:space="preserve"> a partir de las cuales</w:t>
      </w:r>
      <w:r w:rsidR="00452945" w:rsidRPr="001D78D8">
        <w:rPr>
          <w:szCs w:val="18"/>
        </w:rPr>
        <w:t xml:space="preserve"> se obtuvieron las curvas características de transferencia de voltaje de las compuertas (VTC - </w:t>
      </w:r>
      <w:fldSimple w:instr=" REF _Ref263935101 \h  \* MERGEFORMAT ">
        <w:r w:rsidR="00DB050C" w:rsidRPr="001D78D8">
          <w:rPr>
            <w:color w:val="4F81BD" w:themeColor="accent1"/>
          </w:rPr>
          <w:t xml:space="preserve">Figura </w:t>
        </w:r>
        <w:r w:rsidR="00DB050C" w:rsidRPr="001D78D8">
          <w:rPr>
            <w:noProof/>
            <w:color w:val="4F81BD" w:themeColor="accent1"/>
          </w:rPr>
          <w:t>11</w:t>
        </w:r>
      </w:fldSimple>
      <w:r w:rsidR="00452945" w:rsidRPr="001D78D8">
        <w:rPr>
          <w:szCs w:val="18"/>
        </w:rPr>
        <w:t>) y los tiempos de retraso de “</w:t>
      </w:r>
      <w:proofErr w:type="spellStart"/>
      <w:r w:rsidR="00452945" w:rsidRPr="001D78D8">
        <w:rPr>
          <w:szCs w:val="18"/>
        </w:rPr>
        <w:t>High</w:t>
      </w:r>
      <w:proofErr w:type="spellEnd"/>
      <w:r w:rsidR="00452945" w:rsidRPr="001D78D8">
        <w:rPr>
          <w:szCs w:val="18"/>
        </w:rPr>
        <w:t xml:space="preserve"> </w:t>
      </w:r>
      <w:proofErr w:type="spellStart"/>
      <w:r w:rsidR="00452945" w:rsidRPr="001D78D8">
        <w:rPr>
          <w:szCs w:val="18"/>
        </w:rPr>
        <w:t>to</w:t>
      </w:r>
      <w:proofErr w:type="spellEnd"/>
      <w:r w:rsidR="00452945" w:rsidRPr="001D78D8">
        <w:rPr>
          <w:szCs w:val="18"/>
        </w:rPr>
        <w:t xml:space="preserve"> </w:t>
      </w:r>
      <w:proofErr w:type="spellStart"/>
      <w:r w:rsidR="00452945" w:rsidRPr="001D78D8">
        <w:rPr>
          <w:szCs w:val="18"/>
        </w:rPr>
        <w:t>Low”y</w:t>
      </w:r>
      <w:proofErr w:type="spellEnd"/>
      <w:r w:rsidR="00452945" w:rsidRPr="001D78D8">
        <w:rPr>
          <w:szCs w:val="18"/>
        </w:rPr>
        <w:t xml:space="preserve"> “</w:t>
      </w:r>
      <w:proofErr w:type="spellStart"/>
      <w:r w:rsidR="00452945" w:rsidRPr="001D78D8">
        <w:rPr>
          <w:szCs w:val="18"/>
        </w:rPr>
        <w:t>Low</w:t>
      </w:r>
      <w:proofErr w:type="spellEnd"/>
      <w:r w:rsidR="00452945" w:rsidRPr="001D78D8">
        <w:rPr>
          <w:szCs w:val="18"/>
        </w:rPr>
        <w:t xml:space="preserve"> </w:t>
      </w:r>
      <w:proofErr w:type="spellStart"/>
      <w:r w:rsidR="00452945" w:rsidRPr="001D78D8">
        <w:rPr>
          <w:szCs w:val="18"/>
        </w:rPr>
        <w:t>to</w:t>
      </w:r>
      <w:proofErr w:type="spellEnd"/>
      <w:r w:rsidR="00452945" w:rsidRPr="001D78D8">
        <w:rPr>
          <w:szCs w:val="18"/>
        </w:rPr>
        <w:t xml:space="preserve"> </w:t>
      </w:r>
      <w:proofErr w:type="spellStart"/>
      <w:r w:rsidR="00452945" w:rsidRPr="001D78D8">
        <w:rPr>
          <w:szCs w:val="18"/>
        </w:rPr>
        <w:t>High</w:t>
      </w:r>
      <w:proofErr w:type="spellEnd"/>
      <w:r w:rsidR="00452945" w:rsidRPr="001D78D8">
        <w:rPr>
          <w:szCs w:val="18"/>
        </w:rPr>
        <w:t>” ante una entrada tipo escalón (</w:t>
      </w:r>
      <w:proofErr w:type="spellStart"/>
      <w:r w:rsidR="00452945" w:rsidRPr="001D78D8">
        <w:rPr>
          <w:szCs w:val="18"/>
        </w:rPr>
        <w:t>TpHL</w:t>
      </w:r>
      <w:proofErr w:type="spellEnd"/>
      <w:r w:rsidR="00452945" w:rsidRPr="001D78D8">
        <w:rPr>
          <w:szCs w:val="18"/>
        </w:rPr>
        <w:t xml:space="preserve"> y </w:t>
      </w:r>
      <w:proofErr w:type="spellStart"/>
      <w:r w:rsidR="00452945" w:rsidRPr="001D78D8">
        <w:rPr>
          <w:szCs w:val="18"/>
        </w:rPr>
        <w:t>TpLH</w:t>
      </w:r>
      <w:proofErr w:type="spellEnd"/>
      <w:r w:rsidR="00452945" w:rsidRPr="001D78D8">
        <w:rPr>
          <w:szCs w:val="18"/>
        </w:rPr>
        <w:t xml:space="preserve"> - </w:t>
      </w:r>
      <w:fldSimple w:instr=" REF _Ref263935110 \h  \* MERGEFORMAT ">
        <w:r w:rsidR="00DB050C" w:rsidRPr="001D78D8">
          <w:rPr>
            <w:color w:val="4F81BD" w:themeColor="accent1"/>
          </w:rPr>
          <w:t xml:space="preserve">Figura </w:t>
        </w:r>
        <w:r w:rsidR="00DB050C" w:rsidRPr="001D78D8">
          <w:rPr>
            <w:noProof/>
            <w:color w:val="4F81BD" w:themeColor="accent1"/>
          </w:rPr>
          <w:t>12</w:t>
        </w:r>
      </w:fldSimple>
      <w:r w:rsidR="00452945" w:rsidRPr="001D78D8">
        <w:rPr>
          <w:szCs w:val="18"/>
        </w:rPr>
        <w:t xml:space="preserve">). Los datos obtenidos </w:t>
      </w:r>
      <w:r w:rsidRPr="001D78D8">
        <w:rPr>
          <w:szCs w:val="18"/>
        </w:rPr>
        <w:t>fueron</w:t>
      </w:r>
      <w:r w:rsidR="00452945" w:rsidRPr="001D78D8">
        <w:rPr>
          <w:szCs w:val="18"/>
        </w:rPr>
        <w:t>:</w:t>
      </w:r>
    </w:p>
    <w:p w:rsidR="00452945" w:rsidRPr="001D78D8" w:rsidRDefault="00452945" w:rsidP="00452945">
      <w:pPr>
        <w:pStyle w:val="Prrafodelista"/>
        <w:numPr>
          <w:ilvl w:val="0"/>
          <w:numId w:val="2"/>
        </w:numPr>
        <w:rPr>
          <w:b/>
          <w:i/>
          <w:color w:val="FF0000"/>
          <w:szCs w:val="18"/>
        </w:rPr>
      </w:pPr>
      <w:r w:rsidRPr="001D78D8">
        <w:rPr>
          <w:b/>
          <w:color w:val="FF0000"/>
          <w:szCs w:val="18"/>
        </w:rPr>
        <w:t>1.2V &lt; V</w:t>
      </w:r>
      <w:r w:rsidRPr="001D78D8">
        <w:rPr>
          <w:b/>
          <w:color w:val="FF0000"/>
          <w:szCs w:val="18"/>
          <w:vertAlign w:val="subscript"/>
        </w:rPr>
        <w:t>SP</w:t>
      </w:r>
      <w:r w:rsidRPr="001D78D8">
        <w:rPr>
          <w:b/>
          <w:color w:val="FF0000"/>
          <w:szCs w:val="18"/>
        </w:rPr>
        <w:t xml:space="preserve"> &lt; 1.7V</w:t>
      </w:r>
      <w:r w:rsidRPr="001D78D8">
        <w:rPr>
          <w:b/>
          <w:i/>
          <w:color w:val="FF0000"/>
          <w:szCs w:val="18"/>
        </w:rPr>
        <w:t xml:space="preserve"> (Tensión de cambio) </w:t>
      </w:r>
    </w:p>
    <w:p w:rsidR="00452945" w:rsidRPr="001D78D8" w:rsidRDefault="00452945" w:rsidP="00452945">
      <w:pPr>
        <w:pStyle w:val="Prrafodelista"/>
        <w:numPr>
          <w:ilvl w:val="0"/>
          <w:numId w:val="2"/>
        </w:numPr>
        <w:rPr>
          <w:b/>
          <w:i/>
          <w:color w:val="FF0000"/>
          <w:szCs w:val="18"/>
        </w:rPr>
      </w:pPr>
      <w:r w:rsidRPr="001D78D8">
        <w:rPr>
          <w:b/>
          <w:color w:val="FF0000"/>
          <w:szCs w:val="18"/>
        </w:rPr>
        <w:t>Tiempo de retraso “</w:t>
      </w:r>
      <w:proofErr w:type="spellStart"/>
      <w:r w:rsidRPr="001D78D8">
        <w:rPr>
          <w:b/>
          <w:color w:val="FF0000"/>
          <w:szCs w:val="18"/>
        </w:rPr>
        <w:t>High</w:t>
      </w:r>
      <w:proofErr w:type="spellEnd"/>
      <w:r w:rsidRPr="001D78D8">
        <w:rPr>
          <w:b/>
          <w:color w:val="FF0000"/>
          <w:szCs w:val="18"/>
        </w:rPr>
        <w:t xml:space="preserve"> </w:t>
      </w:r>
      <w:proofErr w:type="spellStart"/>
      <w:r w:rsidRPr="001D78D8">
        <w:rPr>
          <w:b/>
          <w:color w:val="FF0000"/>
          <w:szCs w:val="18"/>
        </w:rPr>
        <w:t>to</w:t>
      </w:r>
      <w:proofErr w:type="spellEnd"/>
      <w:r w:rsidRPr="001D78D8">
        <w:rPr>
          <w:b/>
          <w:color w:val="FF0000"/>
          <w:szCs w:val="18"/>
        </w:rPr>
        <w:t xml:space="preserve"> </w:t>
      </w:r>
      <w:proofErr w:type="spellStart"/>
      <w:r w:rsidRPr="001D78D8">
        <w:rPr>
          <w:b/>
          <w:color w:val="FF0000"/>
          <w:szCs w:val="18"/>
        </w:rPr>
        <w:t>Low</w:t>
      </w:r>
      <w:proofErr w:type="spellEnd"/>
      <w:r w:rsidRPr="001D78D8">
        <w:rPr>
          <w:b/>
          <w:color w:val="FF0000"/>
          <w:szCs w:val="18"/>
        </w:rPr>
        <w:t>” (</w:t>
      </w:r>
      <w:proofErr w:type="spellStart"/>
      <w:r w:rsidRPr="001D78D8">
        <w:rPr>
          <w:b/>
          <w:color w:val="FF0000"/>
          <w:szCs w:val="18"/>
        </w:rPr>
        <w:t>TpHL</w:t>
      </w:r>
      <w:proofErr w:type="spellEnd"/>
      <w:r w:rsidRPr="001D78D8">
        <w:rPr>
          <w:b/>
          <w:color w:val="FF0000"/>
          <w:szCs w:val="18"/>
        </w:rPr>
        <w:t>) &lt; 100pS.</w:t>
      </w:r>
    </w:p>
    <w:p w:rsidR="00452945" w:rsidRPr="001D78D8" w:rsidRDefault="00452945" w:rsidP="00452945">
      <w:pPr>
        <w:pStyle w:val="Prrafodelista"/>
        <w:numPr>
          <w:ilvl w:val="0"/>
          <w:numId w:val="2"/>
        </w:numPr>
        <w:rPr>
          <w:b/>
          <w:i/>
          <w:color w:val="FF0000"/>
          <w:szCs w:val="18"/>
        </w:rPr>
      </w:pPr>
      <w:r w:rsidRPr="001D78D8">
        <w:rPr>
          <w:b/>
          <w:color w:val="FF0000"/>
          <w:szCs w:val="18"/>
        </w:rPr>
        <w:t>Tiempo de retraso “</w:t>
      </w:r>
      <w:proofErr w:type="spellStart"/>
      <w:r w:rsidRPr="001D78D8">
        <w:rPr>
          <w:b/>
          <w:color w:val="FF0000"/>
          <w:szCs w:val="18"/>
        </w:rPr>
        <w:t>Low</w:t>
      </w:r>
      <w:proofErr w:type="spellEnd"/>
      <w:r w:rsidRPr="001D78D8">
        <w:rPr>
          <w:b/>
          <w:color w:val="FF0000"/>
          <w:szCs w:val="18"/>
        </w:rPr>
        <w:t xml:space="preserve"> </w:t>
      </w:r>
      <w:proofErr w:type="spellStart"/>
      <w:r w:rsidRPr="001D78D8">
        <w:rPr>
          <w:b/>
          <w:color w:val="FF0000"/>
          <w:szCs w:val="18"/>
        </w:rPr>
        <w:t>to</w:t>
      </w:r>
      <w:proofErr w:type="spellEnd"/>
      <w:r w:rsidRPr="001D78D8">
        <w:rPr>
          <w:b/>
          <w:color w:val="FF0000"/>
          <w:szCs w:val="18"/>
        </w:rPr>
        <w:t xml:space="preserve"> </w:t>
      </w:r>
      <w:proofErr w:type="spellStart"/>
      <w:r w:rsidRPr="001D78D8">
        <w:rPr>
          <w:b/>
          <w:color w:val="FF0000"/>
          <w:szCs w:val="18"/>
        </w:rPr>
        <w:t>High</w:t>
      </w:r>
      <w:proofErr w:type="spellEnd"/>
      <w:r w:rsidRPr="001D78D8">
        <w:rPr>
          <w:b/>
          <w:color w:val="FF0000"/>
          <w:szCs w:val="18"/>
        </w:rPr>
        <w:t>” (</w:t>
      </w:r>
      <w:proofErr w:type="spellStart"/>
      <w:r w:rsidRPr="001D78D8">
        <w:rPr>
          <w:b/>
          <w:color w:val="FF0000"/>
          <w:szCs w:val="18"/>
        </w:rPr>
        <w:t>TpLH</w:t>
      </w:r>
      <w:proofErr w:type="spellEnd"/>
      <w:r w:rsidRPr="001D78D8">
        <w:rPr>
          <w:b/>
          <w:color w:val="FF0000"/>
          <w:szCs w:val="18"/>
        </w:rPr>
        <w:t>) &lt; 80pS.</w:t>
      </w:r>
    </w:p>
    <w:p w:rsidR="00452945" w:rsidRDefault="00452945" w:rsidP="00452945">
      <w:pPr>
        <w:keepNext/>
      </w:pPr>
      <w:r>
        <w:rPr>
          <w:noProof/>
          <w:szCs w:val="18"/>
          <w:lang w:eastAsia="es-AR"/>
        </w:rPr>
        <w:lastRenderedPageBreak/>
        <w:drawing>
          <wp:inline distT="0" distB="0" distL="0" distR="0">
            <wp:extent cx="4570568" cy="2880000"/>
            <wp:effectExtent l="19050" t="0" r="1432" b="0"/>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570568" cy="2880000"/>
                    </a:xfrm>
                    <a:prstGeom prst="rect">
                      <a:avLst/>
                    </a:prstGeom>
                    <a:noFill/>
                    <a:ln w="9525">
                      <a:noFill/>
                      <a:miter lim="800000"/>
                      <a:headEnd/>
                      <a:tailEnd/>
                    </a:ln>
                  </pic:spPr>
                </pic:pic>
              </a:graphicData>
            </a:graphic>
          </wp:inline>
        </w:drawing>
      </w:r>
    </w:p>
    <w:p w:rsidR="00452945" w:rsidRDefault="00452945" w:rsidP="00452945">
      <w:pPr>
        <w:pStyle w:val="Epgrafe"/>
      </w:pPr>
      <w:bookmarkStart w:id="51" w:name="_Ref263935101"/>
      <w:r>
        <w:t xml:space="preserve">Figura </w:t>
      </w:r>
      <w:fldSimple w:instr=" SEQ Figura \* ARABIC ">
        <w:r w:rsidR="00DB050C">
          <w:rPr>
            <w:noProof/>
          </w:rPr>
          <w:t>11</w:t>
        </w:r>
      </w:fldSimple>
      <w:bookmarkEnd w:id="51"/>
      <w:r>
        <w:t>) Curva de VTC de las Compuertas.</w:t>
      </w:r>
    </w:p>
    <w:p w:rsidR="00452945" w:rsidRDefault="00452945" w:rsidP="00452945">
      <w:pPr>
        <w:keepNext/>
      </w:pPr>
      <w:r>
        <w:rPr>
          <w:noProof/>
          <w:szCs w:val="18"/>
          <w:lang w:eastAsia="es-AR"/>
        </w:rPr>
        <w:drawing>
          <wp:inline distT="0" distB="0" distL="0" distR="0">
            <wp:extent cx="4566877" cy="2880000"/>
            <wp:effectExtent l="19050" t="0" r="5123"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566877" cy="2880000"/>
                    </a:xfrm>
                    <a:prstGeom prst="rect">
                      <a:avLst/>
                    </a:prstGeom>
                    <a:noFill/>
                    <a:ln w="9525">
                      <a:noFill/>
                      <a:miter lim="800000"/>
                      <a:headEnd/>
                      <a:tailEnd/>
                    </a:ln>
                  </pic:spPr>
                </pic:pic>
              </a:graphicData>
            </a:graphic>
          </wp:inline>
        </w:drawing>
      </w:r>
    </w:p>
    <w:p w:rsidR="00452945" w:rsidRDefault="00452945" w:rsidP="00452945">
      <w:pPr>
        <w:pStyle w:val="Epgrafe"/>
      </w:pPr>
      <w:bookmarkStart w:id="52" w:name="_Ref263935110"/>
      <w:r>
        <w:t xml:space="preserve">Figura </w:t>
      </w:r>
      <w:fldSimple w:instr=" SEQ Figura \* ARABIC ">
        <w:r w:rsidR="00DB050C">
          <w:rPr>
            <w:noProof/>
          </w:rPr>
          <w:t>12</w:t>
        </w:r>
      </w:fldSimple>
      <w:bookmarkEnd w:id="52"/>
      <w:r>
        <w:t xml:space="preserve">) Curva de retardos </w:t>
      </w:r>
      <w:proofErr w:type="spellStart"/>
      <w:r>
        <w:t>TpHL</w:t>
      </w:r>
      <w:proofErr w:type="spellEnd"/>
      <w:r>
        <w:t xml:space="preserve"> y </w:t>
      </w:r>
      <w:proofErr w:type="spellStart"/>
      <w:r>
        <w:t>TpLH</w:t>
      </w:r>
      <w:proofErr w:type="spellEnd"/>
      <w:r>
        <w:t xml:space="preserve"> de las Compuertas.</w:t>
      </w:r>
    </w:p>
    <w:p w:rsidR="00452945" w:rsidRDefault="00452945" w:rsidP="00452945">
      <w:r w:rsidRPr="001D78D8">
        <w:t>Las compuertas tienen una tensión de cambio V</w:t>
      </w:r>
      <w:r w:rsidRPr="001D78D8">
        <w:rPr>
          <w:vertAlign w:val="subscript"/>
        </w:rPr>
        <w:t>SP</w:t>
      </w:r>
      <w:r w:rsidRPr="001D78D8">
        <w:t xml:space="preserve"> </w:t>
      </w:r>
      <w:r w:rsidR="0060391D" w:rsidRPr="001D78D8">
        <w:t>próxima</w:t>
      </w:r>
      <w:r w:rsidRPr="001D78D8">
        <w:t xml:space="preserve"> entre ellas (1.5V promedio) a pesar de la variación de transistores entre cada una. El </w:t>
      </w:r>
      <w:r w:rsidR="0060391D" w:rsidRPr="001D78D8">
        <w:t xml:space="preserve">desigual </w:t>
      </w:r>
      <w:r w:rsidRPr="001D78D8">
        <w:t>dimensionamiento</w:t>
      </w:r>
      <w:r w:rsidR="0060391D" w:rsidRPr="001D78D8">
        <w:t xml:space="preserve"> de las compuertas</w:t>
      </w:r>
      <w:r w:rsidRPr="001D78D8">
        <w:t xml:space="preserve"> permitió esta aproximación entre tensiones </w:t>
      </w:r>
      <w:r w:rsidR="0060391D" w:rsidRPr="001D78D8">
        <w:t>y</w:t>
      </w:r>
      <w:r w:rsidRPr="001D78D8">
        <w:t xml:space="preserve"> generó una rápida respuesta individual de cada una (tiempos de transición menor a los 100pS) ante una perturbación de entrada de tipo escalón (con una característica de tiempos de subida-bajada de 10pS). Estos tiempos de retardo cumplen con la especificación de latencia en el </w:t>
      </w:r>
      <w:r w:rsidR="0060391D" w:rsidRPr="001D78D8">
        <w:t>conversor</w:t>
      </w:r>
      <w:r w:rsidRPr="001D78D8">
        <w:t>.</w:t>
      </w:r>
    </w:p>
    <w:p w:rsidR="003A6CA8" w:rsidRDefault="00452945" w:rsidP="00452945">
      <w:r w:rsidRPr="001D78D8">
        <w:lastRenderedPageBreak/>
        <w:t xml:space="preserve">Las tensiones </w:t>
      </w:r>
      <w:r w:rsidR="00FA7E9E" w:rsidRPr="001D78D8">
        <w:t>de</w:t>
      </w:r>
      <w:r w:rsidRPr="001D78D8">
        <w:t xml:space="preserve"> niveles altos y bajos </w:t>
      </w:r>
      <w:r w:rsidR="00FA7E9E" w:rsidRPr="001D78D8">
        <w:t>satisfacen las condiciones de funcionamiento</w:t>
      </w:r>
      <w:r w:rsidRPr="001D78D8">
        <w:t>. Como se apreci</w:t>
      </w:r>
      <w:r w:rsidR="006B200B" w:rsidRPr="001D78D8">
        <w:t>a</w:t>
      </w:r>
      <w:r w:rsidRPr="001D78D8">
        <w:t xml:space="preserve"> en la </w:t>
      </w:r>
      <w:fldSimple w:instr=" REF _Ref263935110 \h  \* MERGEFORMAT ">
        <w:r w:rsidR="00DB050C" w:rsidRPr="001D78D8">
          <w:t xml:space="preserve">Figura </w:t>
        </w:r>
        <w:r w:rsidR="00DB050C" w:rsidRPr="001D78D8">
          <w:rPr>
            <w:noProof/>
          </w:rPr>
          <w:t>12</w:t>
        </w:r>
      </w:fldSimple>
      <w:r w:rsidRPr="001D78D8">
        <w:t>, a medida que las compuertas aumentan la cantidad de transistores NMOS en serie (aumentando de NEG a NAND8) la tensión de nivel bajo va aumentando en igual secuencia, pero permaneciendo por debajo del nivel de tensión máximo reconocido como un nivel lógico bajo o CERO (tensiones por debajo de 1V).</w:t>
      </w:r>
    </w:p>
    <w:p w:rsidR="00F378E2" w:rsidRDefault="00F378E2">
      <w:pPr>
        <w:rPr>
          <w:highlight w:val="yellow"/>
        </w:rPr>
      </w:pPr>
      <w:r>
        <w:rPr>
          <w:highlight w:val="yellow"/>
        </w:rPr>
        <w:br w:type="page"/>
      </w:r>
    </w:p>
    <w:p w:rsidR="00F378E2" w:rsidRPr="001D78D8" w:rsidRDefault="00F378E2" w:rsidP="00452945">
      <w:pPr>
        <w:rPr>
          <w:b/>
          <w:color w:val="000000" w:themeColor="text1"/>
        </w:rPr>
      </w:pPr>
      <w:r w:rsidRPr="001D78D8">
        <w:rPr>
          <w:b/>
          <w:color w:val="000000" w:themeColor="text1"/>
        </w:rPr>
        <w:lastRenderedPageBreak/>
        <w:t>Diseño del Decodificador</w:t>
      </w:r>
    </w:p>
    <w:p w:rsidR="00D659AF" w:rsidRPr="001D78D8" w:rsidRDefault="00F378E2" w:rsidP="00F378E2">
      <w:r w:rsidRPr="001D78D8">
        <w:t xml:space="preserve">Como se menciono anteriormente, el decodificador es el encargado de interpretar el código digital obtenido en su entrada a partir de los comparadores (código termómetro de 256 niveles) y transformarlo en una palabra digital de salida de un determinado código (en este caso, código binario de 6 dígitos). </w:t>
      </w:r>
    </w:p>
    <w:p w:rsidR="00F378E2" w:rsidRPr="001D78D8" w:rsidRDefault="00F378E2" w:rsidP="00F378E2">
      <w:r w:rsidRPr="001D78D8">
        <w:t xml:space="preserve">Para </w:t>
      </w:r>
      <w:r w:rsidR="00C5663E" w:rsidRPr="001D78D8">
        <w:t>su diseño</w:t>
      </w:r>
      <w:r w:rsidRPr="001D78D8">
        <w:t xml:space="preserve"> se anali</w:t>
      </w:r>
      <w:r w:rsidR="00C5663E" w:rsidRPr="001D78D8">
        <w:t>zaron</w:t>
      </w:r>
      <w:r w:rsidRPr="001D78D8">
        <w:t xml:space="preserve"> las </w:t>
      </w:r>
      <w:r w:rsidR="00D659AF" w:rsidRPr="001D78D8">
        <w:t>combinaciones posibles</w:t>
      </w:r>
      <w:r w:rsidRPr="001D78D8">
        <w:t xml:space="preserve"> que podrían darse a la entrada del decodificador </w:t>
      </w:r>
      <w:r w:rsidR="00725491" w:rsidRPr="001D78D8">
        <w:t>y a partir de ellas de definieron las salidas</w:t>
      </w:r>
      <w:r w:rsidRPr="001D78D8">
        <w:t>. Dicho análisis se</w:t>
      </w:r>
      <w:r w:rsidR="00D47FB6" w:rsidRPr="001D78D8">
        <w:t xml:space="preserve"> llevo a cabo a partir del análisis de una tabla de codificación para las 64 posibles combinaciones de entrada (EN EL APENDICE). En la </w:t>
      </w:r>
      <w:fldSimple w:instr=" REF _Ref265773127 \h  \* MERGEFORMAT ">
        <w:r w:rsidR="00DB050C" w:rsidRPr="001D78D8">
          <w:t xml:space="preserve">Tabla </w:t>
        </w:r>
        <w:r w:rsidR="00DB050C" w:rsidRPr="001D78D8">
          <w:rPr>
            <w:noProof/>
          </w:rPr>
          <w:t>2</w:t>
        </w:r>
      </w:fldSimple>
      <w:r w:rsidR="00D47FB6" w:rsidRPr="001D78D8">
        <w:t xml:space="preserve"> se representa </w:t>
      </w:r>
      <w:r w:rsidR="00725491" w:rsidRPr="001D78D8">
        <w:t xml:space="preserve">el </w:t>
      </w:r>
      <w:proofErr w:type="spellStart"/>
      <w:r w:rsidR="00725491" w:rsidRPr="001D78D8">
        <w:t>analisis</w:t>
      </w:r>
      <w:proofErr w:type="spellEnd"/>
      <w:r w:rsidR="00D47FB6" w:rsidRPr="001D78D8">
        <w:t xml:space="preserve"> para 2 valores binarios</w:t>
      </w:r>
      <w:r w:rsidRPr="001D78D8">
        <w:t>.</w:t>
      </w:r>
    </w:p>
    <w:tbl>
      <w:tblPr>
        <w:tblW w:w="4080" w:type="dxa"/>
        <w:jc w:val="center"/>
        <w:tblInd w:w="57" w:type="dxa"/>
        <w:tblCellMar>
          <w:left w:w="70" w:type="dxa"/>
          <w:right w:w="70" w:type="dxa"/>
        </w:tblCellMar>
        <w:tblLook w:val="04A0"/>
      </w:tblPr>
      <w:tblGrid>
        <w:gridCol w:w="680"/>
        <w:gridCol w:w="680"/>
        <w:gridCol w:w="680"/>
        <w:gridCol w:w="680"/>
        <w:gridCol w:w="680"/>
        <w:gridCol w:w="680"/>
      </w:tblGrid>
      <w:tr w:rsidR="007A1499" w:rsidRPr="001D78D8" w:rsidTr="003A7946">
        <w:trPr>
          <w:trHeight w:val="495"/>
          <w:jc w:val="center"/>
        </w:trPr>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C1</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C2</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C3</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MSB</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LSB</w:t>
            </w:r>
          </w:p>
        </w:tc>
      </w:tr>
      <w:tr w:rsidR="007A1499" w:rsidRPr="001D78D8" w:rsidTr="003A7946">
        <w:trPr>
          <w:trHeight w:val="495"/>
          <w:jc w:val="center"/>
        </w:trPr>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1</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1</w:t>
            </w:r>
          </w:p>
        </w:tc>
      </w:tr>
      <w:tr w:rsidR="007A1499" w:rsidRPr="001D78D8" w:rsidTr="003A7946">
        <w:trPr>
          <w:trHeight w:val="495"/>
          <w:jc w:val="center"/>
        </w:trPr>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r>
      <w:tr w:rsidR="007A1499" w:rsidRPr="001D78D8" w:rsidTr="003A7946">
        <w:trPr>
          <w:trHeight w:val="495"/>
          <w:jc w:val="center"/>
        </w:trPr>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r>
      <w:tr w:rsidR="007A1499" w:rsidRPr="001D78D8" w:rsidTr="003A7946">
        <w:trPr>
          <w:trHeight w:val="495"/>
          <w:jc w:val="center"/>
        </w:trPr>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r>
    </w:tbl>
    <w:p w:rsidR="00F378E2" w:rsidRPr="001D78D8" w:rsidRDefault="00F378E2" w:rsidP="00F378E2"/>
    <w:p w:rsidR="00C5663E" w:rsidRPr="001D78D8" w:rsidRDefault="00C5663E" w:rsidP="00C5663E">
      <w:pPr>
        <w:pStyle w:val="Epgrafe"/>
      </w:pPr>
      <w:bookmarkStart w:id="53" w:name="_Ref265773127"/>
      <w:r w:rsidRPr="001D78D8">
        <w:t xml:space="preserve">Tabla </w:t>
      </w:r>
      <w:fldSimple w:instr=" SEQ Tabla \* ARABIC ">
        <w:r w:rsidR="00DB050C" w:rsidRPr="001D78D8">
          <w:rPr>
            <w:noProof/>
          </w:rPr>
          <w:t>2</w:t>
        </w:r>
      </w:fldSimple>
      <w:bookmarkEnd w:id="53"/>
      <w:r w:rsidRPr="001D78D8">
        <w:t>) Tabla de combinación del decodificador de 6 bits.</w:t>
      </w:r>
    </w:p>
    <w:p w:rsidR="00A173A1" w:rsidRPr="001D78D8" w:rsidRDefault="00A173A1" w:rsidP="00A173A1">
      <w:r w:rsidRPr="001D78D8">
        <w:t>De la</w:t>
      </w:r>
      <w:r w:rsidR="00527293" w:rsidRPr="001D78D8">
        <w:t xml:space="preserve"> tabla realizada para el decodificador de 6 bits, </w:t>
      </w:r>
      <w:r w:rsidRPr="001D78D8">
        <w:t xml:space="preserve">se obtuvieron las siguientes </w:t>
      </w:r>
      <w:r w:rsidR="00725491" w:rsidRPr="001D78D8">
        <w:t>combinaciones para los datos de salida</w:t>
      </w:r>
      <w:r w:rsidRPr="001D78D8">
        <w:t>:</w:t>
      </w:r>
    </w:p>
    <w:p w:rsidR="00A173A1" w:rsidRPr="001D78D8" w:rsidRDefault="00A173A1" w:rsidP="00A173A1">
      <w:pPr>
        <w:rPr>
          <w:rFonts w:eastAsiaTheme="minorEastAsia"/>
        </w:rPr>
      </w:pPr>
      <m:oMathPara>
        <m:oMath>
          <m:r>
            <w:rPr>
              <w:rFonts w:ascii="Cambria Math" w:hAnsi="Cambria Math"/>
            </w:rPr>
            <m:t>MSB=C32</m:t>
          </m:r>
        </m:oMath>
      </m:oMathPara>
    </w:p>
    <w:p w:rsidR="00A173A1" w:rsidRPr="001D78D8" w:rsidRDefault="00A173A1" w:rsidP="00A173A1">
      <w:pPr>
        <w:rPr>
          <w:rFonts w:eastAsiaTheme="minorEastAsia"/>
        </w:rPr>
      </w:pPr>
      <m:oMathPara>
        <m:oMath>
          <m:r>
            <w:rPr>
              <w:rFonts w:ascii="Cambria Math" w:hAnsi="Cambria Math"/>
            </w:rPr>
            <m:t>5SB=C16+</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C48</m:t>
          </m:r>
        </m:oMath>
      </m:oMathPara>
    </w:p>
    <w:p w:rsidR="00A173A1" w:rsidRPr="001D78D8" w:rsidRDefault="00A173A1" w:rsidP="00A173A1">
      <w:pPr>
        <w:rPr>
          <w:rFonts w:eastAsiaTheme="minorEastAsia"/>
        </w:rPr>
      </w:pPr>
      <m:oMathPara>
        <m:oMath>
          <m:r>
            <w:rPr>
              <w:rFonts w:ascii="Cambria Math" w:hAnsi="Cambria Math"/>
            </w:rPr>
            <m:t>4SB=C8+</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C24+</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C40+</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C56</m:t>
          </m:r>
        </m:oMath>
      </m:oMathPara>
    </w:p>
    <w:p w:rsidR="00A173A1" w:rsidRPr="001D78D8" w:rsidRDefault="00A173A1" w:rsidP="00A173A1">
      <w:pPr>
        <w:rPr>
          <w:rFonts w:eastAsiaTheme="minorEastAsia"/>
          <w:i/>
        </w:rPr>
      </w:pPr>
      <m:oMathPara>
        <m:oMath>
          <m:r>
            <w:rPr>
              <w:rFonts w:ascii="Cambria Math" w:hAnsi="Cambria Math"/>
            </w:rPr>
            <m:t>3SB=C4+</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C12+</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C20+</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C28+</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C36+</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C44+</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C52+</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C60</m:t>
          </m:r>
        </m:oMath>
      </m:oMathPara>
    </w:p>
    <w:p w:rsidR="00A173A1" w:rsidRPr="001D78D8" w:rsidRDefault="00A173A1" w:rsidP="00A173A1">
      <w:pPr>
        <w:rPr>
          <w:rFonts w:eastAsiaTheme="minorEastAsia"/>
          <w:i/>
        </w:rPr>
      </w:pPr>
      <m:oMathPara>
        <m:oMath>
          <m:r>
            <w:rPr>
              <w:rFonts w:ascii="Cambria Math" w:hAnsi="Cambria Math"/>
            </w:rPr>
            <m:t>2SB=C2+</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C6+</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C10+</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C14+</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C18+</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C22+</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C26+</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C30</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C34</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C38</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C42</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C46</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C50</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C54</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C58</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C62</m:t>
          </m:r>
        </m:oMath>
      </m:oMathPara>
    </w:p>
    <w:p w:rsidR="00A173A1" w:rsidRPr="001D78D8" w:rsidRDefault="00A173A1" w:rsidP="00A173A1">
      <w:pPr>
        <w:rPr>
          <w:rFonts w:eastAsiaTheme="minorEastAsia"/>
          <w:i/>
        </w:rPr>
      </w:pPr>
      <m:oMathPara>
        <m:oMath>
          <m:r>
            <w:rPr>
              <w:rFonts w:ascii="Cambria Math" w:hAnsi="Cambria Math"/>
            </w:rPr>
            <m:t>LSB=C1+</m:t>
          </m:r>
          <m:acc>
            <m:accPr>
              <m:chr m:val="̅"/>
              <m:ctrlPr>
                <w:rPr>
                  <w:rFonts w:ascii="Cambria Math" w:hAnsi="Cambria Math"/>
                  <w:i/>
                </w:rPr>
              </m:ctrlPr>
            </m:accPr>
            <m:e>
              <m:r>
                <w:rPr>
                  <w:rFonts w:ascii="Cambria Math" w:hAnsi="Cambria Math"/>
                </w:rPr>
                <m:t>C2</m:t>
              </m:r>
            </m:e>
          </m:acc>
          <m:r>
            <w:rPr>
              <w:rFonts w:ascii="Cambria Math" w:eastAsiaTheme="minorEastAsia" w:hAnsi="Cambria Math"/>
            </w:rPr>
            <m:t>C3</m:t>
          </m:r>
          <m:r>
            <w:rPr>
              <w:rFonts w:ascii="Cambria Math" w:hAnsi="Cambria Math"/>
            </w:rPr>
            <m:t>+</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C5</m:t>
          </m:r>
          <m:r>
            <w:rPr>
              <w:rFonts w:ascii="Cambria Math" w:hAnsi="Cambria Math"/>
            </w:rPr>
            <m:t>+</m:t>
          </m:r>
          <m:acc>
            <m:accPr>
              <m:chr m:val="̅"/>
              <m:ctrlPr>
                <w:rPr>
                  <w:rFonts w:ascii="Cambria Math" w:hAnsi="Cambria Math"/>
                  <w:i/>
                </w:rPr>
              </m:ctrlPr>
            </m:accPr>
            <m:e>
              <m:r>
                <w:rPr>
                  <w:rFonts w:ascii="Cambria Math" w:hAnsi="Cambria Math"/>
                </w:rPr>
                <m:t>C6</m:t>
              </m:r>
            </m:e>
          </m:acc>
          <m:r>
            <w:rPr>
              <w:rFonts w:ascii="Cambria Math" w:eastAsiaTheme="minorEastAsia" w:hAnsi="Cambria Math"/>
            </w:rPr>
            <m:t>C7</m:t>
          </m:r>
          <m:r>
            <w:rPr>
              <w:rFonts w:ascii="Cambria Math" w:hAnsi="Cambria Math"/>
            </w:rPr>
            <m:t>+</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C9</m:t>
          </m:r>
          <m:r>
            <w:rPr>
              <w:rFonts w:ascii="Cambria Math" w:hAnsi="Cambria Math"/>
            </w:rPr>
            <m:t>+</m:t>
          </m:r>
          <m:acc>
            <m:accPr>
              <m:chr m:val="̅"/>
              <m:ctrlPr>
                <w:rPr>
                  <w:rFonts w:ascii="Cambria Math" w:hAnsi="Cambria Math"/>
                  <w:i/>
                </w:rPr>
              </m:ctrlPr>
            </m:accPr>
            <m:e>
              <m:r>
                <w:rPr>
                  <w:rFonts w:ascii="Cambria Math" w:hAnsi="Cambria Math"/>
                </w:rPr>
                <m:t>C10</m:t>
              </m:r>
            </m:e>
          </m:acc>
          <m:r>
            <w:rPr>
              <w:rFonts w:ascii="Cambria Math" w:eastAsiaTheme="minorEastAsia" w:hAnsi="Cambria Math"/>
            </w:rPr>
            <m:t>C11</m:t>
          </m:r>
          <m:r>
            <w:rPr>
              <w:rFonts w:ascii="Cambria Math" w:hAnsi="Cambria Math"/>
            </w:rPr>
            <m:t>+</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C13</m:t>
          </m:r>
          <m:r>
            <w:rPr>
              <w:rFonts w:ascii="Cambria Math" w:hAnsi="Cambria Math"/>
            </w:rPr>
            <m:t>+</m:t>
          </m:r>
          <m:acc>
            <m:accPr>
              <m:chr m:val="̅"/>
              <m:ctrlPr>
                <w:rPr>
                  <w:rFonts w:ascii="Cambria Math" w:hAnsi="Cambria Math"/>
                  <w:i/>
                </w:rPr>
              </m:ctrlPr>
            </m:accPr>
            <m:e>
              <m:r>
                <w:rPr>
                  <w:rFonts w:ascii="Cambria Math" w:hAnsi="Cambria Math"/>
                </w:rPr>
                <m:t>C14</m:t>
              </m:r>
            </m:e>
          </m:acc>
          <m:r>
            <w:rPr>
              <w:rFonts w:ascii="Cambria Math" w:eastAsiaTheme="minorEastAsia" w:hAnsi="Cambria Math"/>
            </w:rPr>
            <m:t>C15</m:t>
          </m:r>
          <m:r>
            <w:rPr>
              <w:rFonts w:ascii="Cambria Math" w:hAnsi="Cambria Math"/>
            </w:rPr>
            <m:t>+</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C17</m:t>
          </m:r>
          <m:r>
            <w:rPr>
              <w:rFonts w:ascii="Cambria Math" w:hAnsi="Cambria Math"/>
            </w:rPr>
            <m:t>+</m:t>
          </m:r>
          <m:acc>
            <m:accPr>
              <m:chr m:val="̅"/>
              <m:ctrlPr>
                <w:rPr>
                  <w:rFonts w:ascii="Cambria Math" w:hAnsi="Cambria Math"/>
                  <w:i/>
                </w:rPr>
              </m:ctrlPr>
            </m:accPr>
            <m:e>
              <m:r>
                <w:rPr>
                  <w:rFonts w:ascii="Cambria Math" w:hAnsi="Cambria Math"/>
                </w:rPr>
                <m:t>C18</m:t>
              </m:r>
            </m:e>
          </m:acc>
          <m:r>
            <w:rPr>
              <w:rFonts w:ascii="Cambria Math" w:eastAsiaTheme="minorEastAsia" w:hAnsi="Cambria Math"/>
            </w:rPr>
            <m:t>C19</m:t>
          </m:r>
          <m:r>
            <w:rPr>
              <w:rFonts w:ascii="Cambria Math" w:hAnsi="Cambria Math"/>
            </w:rPr>
            <m:t>+</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C21</m:t>
          </m:r>
          <m:r>
            <w:rPr>
              <w:rFonts w:ascii="Cambria Math" w:hAnsi="Cambria Math"/>
            </w:rPr>
            <m:t>+</m:t>
          </m:r>
          <m:acc>
            <m:accPr>
              <m:chr m:val="̅"/>
              <m:ctrlPr>
                <w:rPr>
                  <w:rFonts w:ascii="Cambria Math" w:hAnsi="Cambria Math"/>
                  <w:i/>
                </w:rPr>
              </m:ctrlPr>
            </m:accPr>
            <m:e>
              <m:r>
                <w:rPr>
                  <w:rFonts w:ascii="Cambria Math" w:hAnsi="Cambria Math"/>
                </w:rPr>
                <m:t>C22</m:t>
              </m:r>
            </m:e>
          </m:acc>
          <m:r>
            <w:rPr>
              <w:rFonts w:ascii="Cambria Math" w:eastAsiaTheme="minorEastAsia" w:hAnsi="Cambria Math"/>
            </w:rPr>
            <m:t>C23</m:t>
          </m:r>
          <m:r>
            <w:rPr>
              <w:rFonts w:ascii="Cambria Math" w:hAnsi="Cambria Math"/>
            </w:rPr>
            <m:t>+</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C25</m:t>
          </m:r>
          <m:r>
            <w:rPr>
              <w:rFonts w:ascii="Cambria Math" w:hAnsi="Cambria Math"/>
            </w:rPr>
            <m:t>+</m:t>
          </m:r>
          <m:acc>
            <m:accPr>
              <m:chr m:val="̅"/>
              <m:ctrlPr>
                <w:rPr>
                  <w:rFonts w:ascii="Cambria Math" w:hAnsi="Cambria Math"/>
                  <w:i/>
                </w:rPr>
              </m:ctrlPr>
            </m:accPr>
            <m:e>
              <m:r>
                <w:rPr>
                  <w:rFonts w:ascii="Cambria Math" w:hAnsi="Cambria Math"/>
                </w:rPr>
                <m:t>C26</m:t>
              </m:r>
            </m:e>
          </m:acc>
          <m:r>
            <w:rPr>
              <w:rFonts w:ascii="Cambria Math" w:eastAsiaTheme="minorEastAsia" w:hAnsi="Cambria Math"/>
            </w:rPr>
            <m:t>C27</m:t>
          </m:r>
          <m:r>
            <w:rPr>
              <w:rFonts w:ascii="Cambria Math" w:hAnsi="Cambria Math"/>
            </w:rPr>
            <m:t>+</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C29</m:t>
          </m:r>
          <m:r>
            <w:rPr>
              <w:rFonts w:ascii="Cambria Math" w:hAnsi="Cambria Math"/>
            </w:rPr>
            <m:t>+</m:t>
          </m:r>
          <m:acc>
            <m:accPr>
              <m:chr m:val="̅"/>
              <m:ctrlPr>
                <w:rPr>
                  <w:rFonts w:ascii="Cambria Math" w:hAnsi="Cambria Math"/>
                  <w:i/>
                </w:rPr>
              </m:ctrlPr>
            </m:accPr>
            <m:e>
              <m:r>
                <w:rPr>
                  <w:rFonts w:ascii="Cambria Math" w:hAnsi="Cambria Math"/>
                </w:rPr>
                <m:t>C30</m:t>
              </m:r>
            </m:e>
          </m:acc>
          <m:r>
            <w:rPr>
              <w:rFonts w:ascii="Cambria Math" w:eastAsiaTheme="minorEastAsia" w:hAnsi="Cambria Math"/>
            </w:rPr>
            <m:t>C31</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C33</m:t>
          </m:r>
          <m:r>
            <w:rPr>
              <w:rFonts w:ascii="Cambria Math" w:hAnsi="Cambria Math"/>
            </w:rPr>
            <m:t>+</m:t>
          </m:r>
          <m:acc>
            <m:accPr>
              <m:chr m:val="̅"/>
              <m:ctrlPr>
                <w:rPr>
                  <w:rFonts w:ascii="Cambria Math" w:hAnsi="Cambria Math"/>
                  <w:i/>
                </w:rPr>
              </m:ctrlPr>
            </m:accPr>
            <m:e>
              <m:r>
                <w:rPr>
                  <w:rFonts w:ascii="Cambria Math" w:hAnsi="Cambria Math"/>
                </w:rPr>
                <m:t>C34</m:t>
              </m:r>
            </m:e>
          </m:acc>
          <m:r>
            <w:rPr>
              <w:rFonts w:ascii="Cambria Math" w:eastAsiaTheme="minorEastAsia" w:hAnsi="Cambria Math"/>
            </w:rPr>
            <m:t>C35</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C37</m:t>
          </m:r>
          <m:r>
            <w:rPr>
              <w:rFonts w:ascii="Cambria Math" w:hAnsi="Cambria Math"/>
            </w:rPr>
            <m:t>+</m:t>
          </m:r>
          <m:acc>
            <m:accPr>
              <m:chr m:val="̅"/>
              <m:ctrlPr>
                <w:rPr>
                  <w:rFonts w:ascii="Cambria Math" w:hAnsi="Cambria Math"/>
                  <w:i/>
                </w:rPr>
              </m:ctrlPr>
            </m:accPr>
            <m:e>
              <m:r>
                <w:rPr>
                  <w:rFonts w:ascii="Cambria Math" w:hAnsi="Cambria Math"/>
                </w:rPr>
                <m:t>C38</m:t>
              </m:r>
            </m:e>
          </m:acc>
          <m:r>
            <w:rPr>
              <w:rFonts w:ascii="Cambria Math" w:eastAsiaTheme="minorEastAsia" w:hAnsi="Cambria Math"/>
            </w:rPr>
            <m:t>C39</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C41</m:t>
          </m:r>
          <m:r>
            <w:rPr>
              <w:rFonts w:ascii="Cambria Math" w:hAnsi="Cambria Math"/>
            </w:rPr>
            <m:t>+</m:t>
          </m:r>
          <m:acc>
            <m:accPr>
              <m:chr m:val="̅"/>
              <m:ctrlPr>
                <w:rPr>
                  <w:rFonts w:ascii="Cambria Math" w:hAnsi="Cambria Math"/>
                  <w:i/>
                </w:rPr>
              </m:ctrlPr>
            </m:accPr>
            <m:e>
              <m:r>
                <w:rPr>
                  <w:rFonts w:ascii="Cambria Math" w:hAnsi="Cambria Math"/>
                </w:rPr>
                <m:t>C42</m:t>
              </m:r>
            </m:e>
          </m:acc>
          <m:r>
            <w:rPr>
              <w:rFonts w:ascii="Cambria Math" w:eastAsiaTheme="minorEastAsia" w:hAnsi="Cambria Math"/>
            </w:rPr>
            <m:t>C43</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C45</m:t>
          </m:r>
          <m:r>
            <w:rPr>
              <w:rFonts w:ascii="Cambria Math" w:hAnsi="Cambria Math"/>
            </w:rPr>
            <m:t>+</m:t>
          </m:r>
          <m:acc>
            <m:accPr>
              <m:chr m:val="̅"/>
              <m:ctrlPr>
                <w:rPr>
                  <w:rFonts w:ascii="Cambria Math" w:hAnsi="Cambria Math"/>
                  <w:i/>
                </w:rPr>
              </m:ctrlPr>
            </m:accPr>
            <m:e>
              <m:r>
                <w:rPr>
                  <w:rFonts w:ascii="Cambria Math" w:hAnsi="Cambria Math"/>
                </w:rPr>
                <m:t>C46</m:t>
              </m:r>
            </m:e>
          </m:acc>
          <m:r>
            <w:rPr>
              <w:rFonts w:ascii="Cambria Math" w:eastAsiaTheme="minorEastAsia" w:hAnsi="Cambria Math"/>
            </w:rPr>
            <m:t>C47</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C49</m:t>
          </m:r>
          <m:r>
            <w:rPr>
              <w:rFonts w:ascii="Cambria Math" w:hAnsi="Cambria Math"/>
            </w:rPr>
            <m:t>+</m:t>
          </m:r>
          <m:acc>
            <m:accPr>
              <m:chr m:val="̅"/>
              <m:ctrlPr>
                <w:rPr>
                  <w:rFonts w:ascii="Cambria Math" w:hAnsi="Cambria Math"/>
                  <w:i/>
                </w:rPr>
              </m:ctrlPr>
            </m:accPr>
            <m:e>
              <m:r>
                <w:rPr>
                  <w:rFonts w:ascii="Cambria Math" w:hAnsi="Cambria Math"/>
                </w:rPr>
                <m:t>C50</m:t>
              </m:r>
            </m:e>
          </m:acc>
          <m:r>
            <w:rPr>
              <w:rFonts w:ascii="Cambria Math" w:eastAsiaTheme="minorEastAsia" w:hAnsi="Cambria Math"/>
            </w:rPr>
            <m:t>C51</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C53</m:t>
          </m:r>
          <m:r>
            <w:rPr>
              <w:rFonts w:ascii="Cambria Math" w:hAnsi="Cambria Math"/>
            </w:rPr>
            <m:t>+</m:t>
          </m:r>
          <m:acc>
            <m:accPr>
              <m:chr m:val="̅"/>
              <m:ctrlPr>
                <w:rPr>
                  <w:rFonts w:ascii="Cambria Math" w:hAnsi="Cambria Math"/>
                  <w:i/>
                </w:rPr>
              </m:ctrlPr>
            </m:accPr>
            <m:e>
              <m:r>
                <w:rPr>
                  <w:rFonts w:ascii="Cambria Math" w:hAnsi="Cambria Math"/>
                </w:rPr>
                <m:t>C54</m:t>
              </m:r>
            </m:e>
          </m:acc>
          <m:r>
            <w:rPr>
              <w:rFonts w:ascii="Cambria Math" w:eastAsiaTheme="minorEastAsia" w:hAnsi="Cambria Math"/>
            </w:rPr>
            <m:t>C55</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C57</m:t>
          </m:r>
          <m:r>
            <w:rPr>
              <w:rFonts w:ascii="Cambria Math" w:hAnsi="Cambria Math"/>
            </w:rPr>
            <m:t>+</m:t>
          </m:r>
          <m:acc>
            <m:accPr>
              <m:chr m:val="̅"/>
              <m:ctrlPr>
                <w:rPr>
                  <w:rFonts w:ascii="Cambria Math" w:hAnsi="Cambria Math"/>
                  <w:i/>
                </w:rPr>
              </m:ctrlPr>
            </m:accPr>
            <m:e>
              <m:r>
                <w:rPr>
                  <w:rFonts w:ascii="Cambria Math" w:hAnsi="Cambria Math"/>
                </w:rPr>
                <m:t>C58</m:t>
              </m:r>
            </m:e>
          </m:acc>
          <m:r>
            <w:rPr>
              <w:rFonts w:ascii="Cambria Math" w:eastAsiaTheme="minorEastAsia" w:hAnsi="Cambria Math"/>
            </w:rPr>
            <m:t>C59</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C61</m:t>
          </m:r>
          <m:r>
            <w:rPr>
              <w:rFonts w:ascii="Cambria Math" w:hAnsi="Cambria Math"/>
            </w:rPr>
            <m:t>+</m:t>
          </m:r>
          <m:acc>
            <m:accPr>
              <m:chr m:val="̅"/>
              <m:ctrlPr>
                <w:rPr>
                  <w:rFonts w:ascii="Cambria Math" w:hAnsi="Cambria Math"/>
                  <w:i/>
                </w:rPr>
              </m:ctrlPr>
            </m:accPr>
            <m:e>
              <m:r>
                <w:rPr>
                  <w:rFonts w:ascii="Cambria Math" w:hAnsi="Cambria Math"/>
                </w:rPr>
                <m:t>C62</m:t>
              </m:r>
            </m:e>
          </m:acc>
          <m:r>
            <w:rPr>
              <w:rFonts w:ascii="Cambria Math" w:eastAsiaTheme="minorEastAsia" w:hAnsi="Cambria Math"/>
            </w:rPr>
            <m:t>C63</m:t>
          </m:r>
        </m:oMath>
      </m:oMathPara>
    </w:p>
    <w:p w:rsidR="00A173A1" w:rsidRPr="001D78D8" w:rsidRDefault="00A173A1" w:rsidP="00A173A1">
      <w:r w:rsidRPr="001D78D8">
        <w:lastRenderedPageBreak/>
        <w:t xml:space="preserve">La lógica interna del decodificador </w:t>
      </w:r>
      <w:r w:rsidR="00527293" w:rsidRPr="001D78D8">
        <w:t>se</w:t>
      </w:r>
      <w:r w:rsidRPr="001D78D8">
        <w:t xml:space="preserve"> realiz</w:t>
      </w:r>
      <w:r w:rsidR="00527293" w:rsidRPr="001D78D8">
        <w:t>o</w:t>
      </w:r>
      <w:r w:rsidRPr="001D78D8">
        <w:t xml:space="preserve"> con las compuertas </w:t>
      </w:r>
      <w:proofErr w:type="spellStart"/>
      <w:r w:rsidRPr="001D78D8">
        <w:t>NAND</w:t>
      </w:r>
      <w:r w:rsidR="00527293" w:rsidRPr="001D78D8">
        <w:t>s</w:t>
      </w:r>
      <w:proofErr w:type="spellEnd"/>
      <w:r w:rsidR="00527293" w:rsidRPr="001D78D8">
        <w:t xml:space="preserve"> y NEG</w:t>
      </w:r>
      <w:r w:rsidRPr="001D78D8">
        <w:t xml:space="preserve"> ya descriptas. En la </w:t>
      </w:r>
      <w:fldSimple w:instr=" REF _Ref265774078 \h  \* MERGEFORMAT ">
        <w:r w:rsidR="00DB050C" w:rsidRPr="001D78D8">
          <w:t xml:space="preserve">Figura </w:t>
        </w:r>
        <w:r w:rsidR="00DB050C" w:rsidRPr="001D78D8">
          <w:rPr>
            <w:noProof/>
          </w:rPr>
          <w:t>13</w:t>
        </w:r>
      </w:fldSimple>
      <w:r w:rsidR="00527293" w:rsidRPr="001D78D8">
        <w:t xml:space="preserve"> </w:t>
      </w:r>
      <w:r w:rsidRPr="001D78D8">
        <w:t>encontramos el esquemático superior del decodificador, con sus 63 entradas de código termómetro y 6 salidas</w:t>
      </w:r>
      <w:r w:rsidR="00725491" w:rsidRPr="001D78D8">
        <w:t xml:space="preserve"> que</w:t>
      </w:r>
      <w:r w:rsidRPr="001D78D8">
        <w:t xml:space="preserve"> forma</w:t>
      </w:r>
      <w:r w:rsidR="00725491" w:rsidRPr="001D78D8">
        <w:t>n</w:t>
      </w:r>
      <w:r w:rsidRPr="001D78D8">
        <w:t xml:space="preserve"> la palabra digital a la salida.</w:t>
      </w:r>
    </w:p>
    <w:p w:rsidR="00527293" w:rsidRPr="001D78D8" w:rsidRDefault="00527293" w:rsidP="00A173A1">
      <w:r w:rsidRPr="001D78D8">
        <w:rPr>
          <w:noProof/>
          <w:lang w:eastAsia="es-AR"/>
        </w:rPr>
        <w:drawing>
          <wp:inline distT="0" distB="0" distL="0" distR="0">
            <wp:extent cx="4039235" cy="1445260"/>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039235" cy="1445260"/>
                    </a:xfrm>
                    <a:prstGeom prst="rect">
                      <a:avLst/>
                    </a:prstGeom>
                    <a:noFill/>
                  </pic:spPr>
                </pic:pic>
              </a:graphicData>
            </a:graphic>
          </wp:inline>
        </w:drawing>
      </w:r>
    </w:p>
    <w:p w:rsidR="00527293" w:rsidRPr="001D78D8" w:rsidRDefault="00527293" w:rsidP="00527293">
      <w:pPr>
        <w:pStyle w:val="Epgrafe"/>
        <w:rPr>
          <w:noProof/>
        </w:rPr>
      </w:pPr>
      <w:bookmarkStart w:id="54" w:name="_Ref265774078"/>
      <w:r w:rsidRPr="001D78D8">
        <w:t xml:space="preserve">Figura </w:t>
      </w:r>
      <w:fldSimple w:instr=" SEQ Figura \* ARABIC ">
        <w:r w:rsidR="00DB050C" w:rsidRPr="001D78D8">
          <w:rPr>
            <w:noProof/>
          </w:rPr>
          <w:t>13</w:t>
        </w:r>
      </w:fldSimple>
      <w:bookmarkEnd w:id="54"/>
      <w:r w:rsidRPr="001D78D8">
        <w:t>) Esquemático</w:t>
      </w:r>
      <w:r w:rsidRPr="001D78D8">
        <w:rPr>
          <w:noProof/>
        </w:rPr>
        <w:t xml:space="preserve"> general del decodificador.</w:t>
      </w:r>
    </w:p>
    <w:p w:rsidR="003A7946" w:rsidRPr="001D78D8" w:rsidRDefault="007C7916" w:rsidP="003A7946">
      <w:r w:rsidRPr="001D78D8">
        <w:t>L</w:t>
      </w:r>
      <w:r w:rsidR="003A7946" w:rsidRPr="001D78D8">
        <w:t>os análisis transitorios de las salidas del decodificador</w:t>
      </w:r>
      <w:r w:rsidRPr="001D78D8">
        <w:t>,</w:t>
      </w:r>
      <w:r w:rsidR="003A7946" w:rsidRPr="001D78D8">
        <w:t xml:space="preserve"> como respuesta a una entrada de tipo escalón con tiempos de subida y bajada de 10pS</w:t>
      </w:r>
      <w:r w:rsidRPr="001D78D8">
        <w:t xml:space="preserve">, se ilustran en las </w:t>
      </w:r>
      <w:fldSimple w:instr=" REF _Ref264457875 \h  \* MERGEFORMAT ">
        <w:r w:rsidRPr="001D78D8">
          <w:rPr>
            <w:rFonts w:cstheme="minorHAnsi"/>
            <w:b/>
            <w:color w:val="4F81BD" w:themeColor="accent1"/>
            <w:sz w:val="18"/>
            <w:szCs w:val="18"/>
          </w:rPr>
          <w:t xml:space="preserve">Figura </w:t>
        </w:r>
        <w:r w:rsidRPr="001D78D8">
          <w:rPr>
            <w:rFonts w:cstheme="minorHAnsi"/>
            <w:b/>
            <w:noProof/>
            <w:color w:val="4F81BD" w:themeColor="accent1"/>
            <w:sz w:val="18"/>
            <w:szCs w:val="18"/>
          </w:rPr>
          <w:t>14</w:t>
        </w:r>
      </w:fldSimple>
      <w:r w:rsidRPr="001D78D8">
        <w:t xml:space="preserve"> y </w:t>
      </w:r>
      <w:fldSimple w:instr=" REF _Ref264457876 \h  \* MERGEFORMAT ">
        <w:r w:rsidRPr="001D78D8">
          <w:rPr>
            <w:rFonts w:cstheme="minorHAnsi"/>
            <w:b/>
            <w:color w:val="4F81BD" w:themeColor="accent1"/>
            <w:sz w:val="18"/>
            <w:szCs w:val="18"/>
          </w:rPr>
          <w:t xml:space="preserve">Figura </w:t>
        </w:r>
        <w:r w:rsidRPr="001D78D8">
          <w:rPr>
            <w:rFonts w:cstheme="minorHAnsi"/>
            <w:b/>
            <w:noProof/>
            <w:color w:val="4F81BD" w:themeColor="accent1"/>
            <w:sz w:val="18"/>
            <w:szCs w:val="18"/>
          </w:rPr>
          <w:t>15</w:t>
        </w:r>
      </w:fldSimple>
      <w:r w:rsidR="003A7946" w:rsidRPr="001D78D8">
        <w:t>.</w:t>
      </w:r>
    </w:p>
    <w:p w:rsidR="003A7946" w:rsidRDefault="003A7946" w:rsidP="003A7946">
      <w:pPr>
        <w:rPr>
          <w:rFonts w:cstheme="minorHAnsi"/>
          <w:b/>
          <w:color w:val="4F81BD" w:themeColor="accent1"/>
          <w:sz w:val="18"/>
          <w:szCs w:val="18"/>
        </w:rPr>
      </w:pPr>
      <w:r w:rsidRPr="001D78D8">
        <w:rPr>
          <w:noProof/>
          <w:lang w:eastAsia="es-AR"/>
        </w:rPr>
        <w:drawing>
          <wp:inline distT="0" distB="0" distL="0" distR="0">
            <wp:extent cx="4559799" cy="2880000"/>
            <wp:effectExtent l="19050" t="0" r="0" b="0"/>
            <wp:docPr id="33" name="Imagen 3"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AppData\Local\Temp\msohtmlclip1\01\clip_image001.png"/>
                    <pic:cNvPicPr preferRelativeResize="0">
                      <a:picLocks noChangeAspect="1" noChangeArrowheads="1"/>
                    </pic:cNvPicPr>
                  </pic:nvPicPr>
                  <pic:blipFill>
                    <a:blip r:embed="rId25" cstate="print"/>
                    <a:srcRect/>
                    <a:stretch>
                      <a:fillRect/>
                    </a:stretch>
                  </pic:blipFill>
                  <pic:spPr bwMode="auto">
                    <a:xfrm>
                      <a:off x="0" y="0"/>
                      <a:ext cx="4559799" cy="2880000"/>
                    </a:xfrm>
                    <a:prstGeom prst="rect">
                      <a:avLst/>
                    </a:prstGeom>
                    <a:noFill/>
                    <a:ln w="9525">
                      <a:noFill/>
                      <a:miter lim="800000"/>
                      <a:headEnd/>
                      <a:tailEnd/>
                    </a:ln>
                  </pic:spPr>
                </pic:pic>
              </a:graphicData>
            </a:graphic>
          </wp:inline>
        </w:drawing>
      </w:r>
    </w:p>
    <w:p w:rsidR="003A7946" w:rsidRPr="00374963" w:rsidRDefault="003A7946" w:rsidP="003A7946">
      <w:pPr>
        <w:rPr>
          <w:rFonts w:cstheme="minorHAnsi"/>
          <w:b/>
          <w:color w:val="4F81BD" w:themeColor="accent1"/>
          <w:sz w:val="18"/>
          <w:szCs w:val="18"/>
        </w:rPr>
      </w:pPr>
      <w:bookmarkStart w:id="55" w:name="_Ref264457875"/>
      <w:bookmarkStart w:id="56" w:name="_Ref264457847"/>
      <w:r w:rsidRPr="00374963">
        <w:rPr>
          <w:rFonts w:cstheme="minorHAnsi"/>
          <w:b/>
          <w:color w:val="4F81BD" w:themeColor="accent1"/>
          <w:sz w:val="18"/>
          <w:szCs w:val="18"/>
        </w:rPr>
        <w:t xml:space="preserve">Figura </w:t>
      </w:r>
      <w:r w:rsidR="006B217C" w:rsidRPr="00374963">
        <w:rPr>
          <w:rFonts w:cstheme="minorHAnsi"/>
          <w:b/>
          <w:color w:val="4F81BD" w:themeColor="accent1"/>
          <w:sz w:val="18"/>
          <w:szCs w:val="18"/>
        </w:rPr>
        <w:fldChar w:fldCharType="begin"/>
      </w:r>
      <w:r w:rsidRPr="00374963">
        <w:rPr>
          <w:rFonts w:cstheme="minorHAnsi"/>
          <w:b/>
          <w:color w:val="4F81BD" w:themeColor="accent1"/>
          <w:sz w:val="18"/>
          <w:szCs w:val="18"/>
        </w:rPr>
        <w:instrText xml:space="preserve"> SEQ Figura \* ARABIC </w:instrText>
      </w:r>
      <w:r w:rsidR="006B217C" w:rsidRPr="00374963">
        <w:rPr>
          <w:rFonts w:cstheme="minorHAnsi"/>
          <w:b/>
          <w:color w:val="4F81BD" w:themeColor="accent1"/>
          <w:sz w:val="18"/>
          <w:szCs w:val="18"/>
        </w:rPr>
        <w:fldChar w:fldCharType="separate"/>
      </w:r>
      <w:r w:rsidR="00DB050C">
        <w:rPr>
          <w:rFonts w:cstheme="minorHAnsi"/>
          <w:b/>
          <w:noProof/>
          <w:color w:val="4F81BD" w:themeColor="accent1"/>
          <w:sz w:val="18"/>
          <w:szCs w:val="18"/>
        </w:rPr>
        <w:t>14</w:t>
      </w:r>
      <w:r w:rsidR="006B217C" w:rsidRPr="00374963">
        <w:rPr>
          <w:rFonts w:cstheme="minorHAnsi"/>
          <w:b/>
          <w:color w:val="4F81BD" w:themeColor="accent1"/>
          <w:sz w:val="18"/>
          <w:szCs w:val="18"/>
        </w:rPr>
        <w:fldChar w:fldCharType="end"/>
      </w:r>
      <w:bookmarkEnd w:id="55"/>
      <w:r w:rsidRPr="00374963">
        <w:rPr>
          <w:rFonts w:cstheme="minorHAnsi"/>
          <w:b/>
          <w:color w:val="4F81BD" w:themeColor="accent1"/>
          <w:sz w:val="18"/>
          <w:szCs w:val="18"/>
        </w:rPr>
        <w:t xml:space="preserve">) </w:t>
      </w:r>
      <w:proofErr w:type="spellStart"/>
      <w:r>
        <w:rPr>
          <w:rFonts w:cstheme="minorHAnsi"/>
          <w:b/>
          <w:color w:val="4F81BD" w:themeColor="accent1"/>
          <w:sz w:val="18"/>
          <w:szCs w:val="18"/>
        </w:rPr>
        <w:t>tLH</w:t>
      </w:r>
      <w:proofErr w:type="spellEnd"/>
      <w:r>
        <w:rPr>
          <w:rFonts w:cstheme="minorHAnsi"/>
          <w:b/>
          <w:color w:val="4F81BD" w:themeColor="accent1"/>
          <w:sz w:val="18"/>
          <w:szCs w:val="18"/>
        </w:rPr>
        <w:t xml:space="preserve"> y </w:t>
      </w:r>
      <w:proofErr w:type="spellStart"/>
      <w:r>
        <w:rPr>
          <w:rFonts w:cstheme="minorHAnsi"/>
          <w:b/>
          <w:color w:val="4F81BD" w:themeColor="accent1"/>
          <w:sz w:val="18"/>
          <w:szCs w:val="18"/>
        </w:rPr>
        <w:t>tHL</w:t>
      </w:r>
      <w:proofErr w:type="spellEnd"/>
      <w:r>
        <w:rPr>
          <w:rFonts w:cstheme="minorHAnsi"/>
          <w:b/>
          <w:color w:val="4F81BD" w:themeColor="accent1"/>
          <w:sz w:val="18"/>
          <w:szCs w:val="18"/>
        </w:rPr>
        <w:t xml:space="preserve"> para u</w:t>
      </w:r>
      <w:r w:rsidRPr="00374963">
        <w:rPr>
          <w:rFonts w:cstheme="minorHAnsi"/>
          <w:b/>
          <w:color w:val="4F81BD" w:themeColor="accent1"/>
          <w:sz w:val="18"/>
          <w:szCs w:val="18"/>
        </w:rPr>
        <w:t>n entrada en escalón en el comparador C1 (final en la tabla de conversión)</w:t>
      </w:r>
      <w:bookmarkEnd w:id="56"/>
    </w:p>
    <w:p w:rsidR="003A7946" w:rsidRDefault="003A7946" w:rsidP="003A7946">
      <w:pPr>
        <w:pStyle w:val="NormalWeb"/>
        <w:spacing w:before="0" w:beforeAutospacing="0" w:after="0" w:afterAutospacing="0"/>
        <w:rPr>
          <w:rFonts w:asciiTheme="minorHAnsi" w:hAnsiTheme="minorHAnsi" w:cstheme="minorHAnsi"/>
          <w:b/>
          <w:color w:val="4F81BD" w:themeColor="accent1"/>
          <w:sz w:val="18"/>
          <w:szCs w:val="18"/>
        </w:rPr>
      </w:pPr>
      <w:r>
        <w:rPr>
          <w:noProof/>
        </w:rPr>
        <w:lastRenderedPageBreak/>
        <w:drawing>
          <wp:inline distT="0" distB="0" distL="0" distR="0">
            <wp:extent cx="4534494" cy="2880000"/>
            <wp:effectExtent l="19050" t="0" r="0" b="0"/>
            <wp:docPr id="34" name="Imagen 4"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AppData\Local\Temp\msohtmlclip1\01\clip_image002.png"/>
                    <pic:cNvPicPr>
                      <a:picLocks noChangeAspect="1" noChangeArrowheads="1"/>
                    </pic:cNvPicPr>
                  </pic:nvPicPr>
                  <pic:blipFill>
                    <a:blip r:embed="rId26" cstate="print"/>
                    <a:srcRect/>
                    <a:stretch>
                      <a:fillRect/>
                    </a:stretch>
                  </pic:blipFill>
                  <pic:spPr bwMode="auto">
                    <a:xfrm>
                      <a:off x="0" y="0"/>
                      <a:ext cx="4534494" cy="2880000"/>
                    </a:xfrm>
                    <a:prstGeom prst="rect">
                      <a:avLst/>
                    </a:prstGeom>
                    <a:noFill/>
                    <a:ln w="9525">
                      <a:noFill/>
                      <a:miter lim="800000"/>
                      <a:headEnd/>
                      <a:tailEnd/>
                    </a:ln>
                  </pic:spPr>
                </pic:pic>
              </a:graphicData>
            </a:graphic>
          </wp:inline>
        </w:drawing>
      </w:r>
    </w:p>
    <w:p w:rsidR="003A7946" w:rsidRDefault="003A7946" w:rsidP="003A7946">
      <w:pPr>
        <w:pStyle w:val="NormalWeb"/>
        <w:spacing w:before="0" w:beforeAutospacing="0" w:after="0" w:afterAutospacing="0"/>
        <w:rPr>
          <w:rFonts w:asciiTheme="minorHAnsi" w:hAnsiTheme="minorHAnsi" w:cstheme="minorHAnsi"/>
          <w:b/>
          <w:color w:val="4F81BD" w:themeColor="accent1"/>
          <w:sz w:val="18"/>
          <w:szCs w:val="18"/>
        </w:rPr>
      </w:pPr>
      <w:bookmarkStart w:id="57" w:name="_Ref264457876"/>
      <w:r w:rsidRPr="00374963">
        <w:rPr>
          <w:rFonts w:asciiTheme="minorHAnsi" w:hAnsiTheme="minorHAnsi" w:cstheme="minorHAnsi"/>
          <w:b/>
          <w:color w:val="4F81BD" w:themeColor="accent1"/>
          <w:sz w:val="18"/>
          <w:szCs w:val="18"/>
        </w:rPr>
        <w:t xml:space="preserve">Figura </w:t>
      </w:r>
      <w:r w:rsidR="006B217C" w:rsidRPr="00374963">
        <w:rPr>
          <w:rFonts w:asciiTheme="minorHAnsi" w:hAnsiTheme="minorHAnsi" w:cstheme="minorHAnsi"/>
          <w:b/>
          <w:color w:val="4F81BD" w:themeColor="accent1"/>
          <w:sz w:val="18"/>
          <w:szCs w:val="18"/>
        </w:rPr>
        <w:fldChar w:fldCharType="begin"/>
      </w:r>
      <w:r w:rsidRPr="00374963">
        <w:rPr>
          <w:rFonts w:asciiTheme="minorHAnsi" w:hAnsiTheme="minorHAnsi" w:cstheme="minorHAnsi"/>
          <w:b/>
          <w:color w:val="4F81BD" w:themeColor="accent1"/>
          <w:sz w:val="18"/>
          <w:szCs w:val="18"/>
        </w:rPr>
        <w:instrText xml:space="preserve"> SEQ Figura \* ARABIC </w:instrText>
      </w:r>
      <w:r w:rsidR="006B217C" w:rsidRPr="00374963">
        <w:rPr>
          <w:rFonts w:asciiTheme="minorHAnsi" w:hAnsiTheme="minorHAnsi" w:cstheme="minorHAnsi"/>
          <w:b/>
          <w:color w:val="4F81BD" w:themeColor="accent1"/>
          <w:sz w:val="18"/>
          <w:szCs w:val="18"/>
        </w:rPr>
        <w:fldChar w:fldCharType="separate"/>
      </w:r>
      <w:r w:rsidR="00DB050C">
        <w:rPr>
          <w:rFonts w:asciiTheme="minorHAnsi" w:hAnsiTheme="minorHAnsi" w:cstheme="minorHAnsi"/>
          <w:b/>
          <w:noProof/>
          <w:color w:val="4F81BD" w:themeColor="accent1"/>
          <w:sz w:val="18"/>
          <w:szCs w:val="18"/>
        </w:rPr>
        <w:t>15</w:t>
      </w:r>
      <w:r w:rsidR="006B217C" w:rsidRPr="00374963">
        <w:rPr>
          <w:rFonts w:asciiTheme="minorHAnsi" w:hAnsiTheme="minorHAnsi" w:cstheme="minorHAnsi"/>
          <w:b/>
          <w:color w:val="4F81BD" w:themeColor="accent1"/>
          <w:sz w:val="18"/>
          <w:szCs w:val="18"/>
        </w:rPr>
        <w:fldChar w:fldCharType="end"/>
      </w:r>
      <w:bookmarkEnd w:id="57"/>
      <w:r w:rsidRPr="00374963">
        <w:rPr>
          <w:rFonts w:asciiTheme="minorHAnsi" w:hAnsiTheme="minorHAnsi" w:cstheme="minorHAnsi"/>
          <w:b/>
          <w:color w:val="4F81BD" w:themeColor="accent1"/>
          <w:sz w:val="18"/>
          <w:szCs w:val="18"/>
        </w:rPr>
        <w:t xml:space="preserve">) </w:t>
      </w:r>
      <w:proofErr w:type="spellStart"/>
      <w:r w:rsidRPr="00374963">
        <w:rPr>
          <w:rFonts w:asciiTheme="minorHAnsi" w:hAnsiTheme="minorHAnsi" w:cstheme="minorHAnsi"/>
          <w:b/>
          <w:color w:val="4F81BD" w:themeColor="accent1"/>
          <w:sz w:val="18"/>
          <w:szCs w:val="18"/>
        </w:rPr>
        <w:t>tHL</w:t>
      </w:r>
      <w:proofErr w:type="spellEnd"/>
      <w:r w:rsidRPr="00374963">
        <w:rPr>
          <w:rFonts w:asciiTheme="minorHAnsi" w:hAnsiTheme="minorHAnsi" w:cstheme="minorHAnsi"/>
          <w:b/>
          <w:color w:val="4F81BD" w:themeColor="accent1"/>
          <w:sz w:val="18"/>
          <w:szCs w:val="18"/>
        </w:rPr>
        <w:t xml:space="preserve"> y </w:t>
      </w:r>
      <w:proofErr w:type="spellStart"/>
      <w:r w:rsidRPr="00374963">
        <w:rPr>
          <w:rFonts w:asciiTheme="minorHAnsi" w:hAnsiTheme="minorHAnsi" w:cstheme="minorHAnsi"/>
          <w:b/>
          <w:color w:val="4F81BD" w:themeColor="accent1"/>
          <w:sz w:val="18"/>
          <w:szCs w:val="18"/>
        </w:rPr>
        <w:t>tLH</w:t>
      </w:r>
      <w:proofErr w:type="spellEnd"/>
      <w:r w:rsidRPr="00374963">
        <w:rPr>
          <w:rFonts w:asciiTheme="minorHAnsi" w:hAnsiTheme="minorHAnsi" w:cstheme="minorHAnsi"/>
          <w:b/>
          <w:color w:val="4F81BD" w:themeColor="accent1"/>
          <w:sz w:val="18"/>
          <w:szCs w:val="18"/>
        </w:rPr>
        <w:t xml:space="preserve"> para una entrada en rampa en el comparado C32 (mitad de la tabla de conversión)</w:t>
      </w:r>
      <w:r>
        <w:rPr>
          <w:rFonts w:asciiTheme="minorHAnsi" w:hAnsiTheme="minorHAnsi" w:cstheme="minorHAnsi"/>
          <w:b/>
          <w:color w:val="4F81BD" w:themeColor="accent1"/>
          <w:sz w:val="18"/>
          <w:szCs w:val="18"/>
        </w:rPr>
        <w:t>.</w:t>
      </w:r>
    </w:p>
    <w:p w:rsidR="003A7946" w:rsidRDefault="003A7946" w:rsidP="003A7946">
      <w:pPr>
        <w:rPr>
          <w:highlight w:val="yellow"/>
        </w:rPr>
      </w:pPr>
    </w:p>
    <w:p w:rsidR="003A7946" w:rsidRPr="001D78D8" w:rsidRDefault="003A7946" w:rsidP="003A7946">
      <w:r w:rsidRPr="001D78D8">
        <w:t xml:space="preserve">Los datos obtenidos </w:t>
      </w:r>
      <w:r w:rsidR="007C7916" w:rsidRPr="001D78D8">
        <w:t>f</w:t>
      </w:r>
      <w:r w:rsidRPr="001D78D8">
        <w:t>ueron los siguientes:</w:t>
      </w:r>
    </w:p>
    <w:p w:rsidR="003A7946" w:rsidRPr="001D78D8" w:rsidRDefault="003A7946" w:rsidP="003A7946">
      <w:pPr>
        <w:pStyle w:val="NormalWeb"/>
        <w:numPr>
          <w:ilvl w:val="0"/>
          <w:numId w:val="3"/>
        </w:numPr>
        <w:spacing w:before="0" w:beforeAutospacing="0" w:after="0" w:afterAutospacing="0"/>
        <w:rPr>
          <w:rFonts w:ascii="Calibri" w:hAnsi="Calibri" w:cs="Calibri"/>
          <w:sz w:val="22"/>
          <w:szCs w:val="22"/>
        </w:rPr>
      </w:pPr>
      <w:r w:rsidRPr="001D78D8">
        <w:rPr>
          <w:rFonts w:ascii="Calibri" w:hAnsi="Calibri" w:cs="Calibri"/>
          <w:sz w:val="22"/>
          <w:szCs w:val="22"/>
        </w:rPr>
        <w:t xml:space="preserve">Tiempos de </w:t>
      </w:r>
      <w:r w:rsidR="007C7916" w:rsidRPr="001D78D8">
        <w:rPr>
          <w:rFonts w:ascii="Calibri" w:hAnsi="Calibri" w:cs="Calibri"/>
          <w:sz w:val="22"/>
          <w:szCs w:val="22"/>
        </w:rPr>
        <w:t>transición</w:t>
      </w:r>
      <w:r w:rsidRPr="001D78D8">
        <w:rPr>
          <w:rFonts w:ascii="Calibri" w:hAnsi="Calibri" w:cs="Calibri"/>
          <w:sz w:val="22"/>
          <w:szCs w:val="22"/>
        </w:rPr>
        <w:t xml:space="preserve"> de L a H &lt; 1nS. (aproximadamente 780 </w:t>
      </w:r>
      <w:proofErr w:type="spellStart"/>
      <w:r w:rsidRPr="001D78D8">
        <w:rPr>
          <w:rFonts w:ascii="Calibri" w:hAnsi="Calibri" w:cs="Calibri"/>
          <w:sz w:val="22"/>
          <w:szCs w:val="22"/>
        </w:rPr>
        <w:t>pS</w:t>
      </w:r>
      <w:proofErr w:type="spellEnd"/>
      <w:r w:rsidRPr="001D78D8">
        <w:rPr>
          <w:rFonts w:ascii="Calibri" w:hAnsi="Calibri" w:cs="Calibri"/>
          <w:sz w:val="22"/>
          <w:szCs w:val="22"/>
        </w:rPr>
        <w:t>)</w:t>
      </w:r>
    </w:p>
    <w:p w:rsidR="003A7946" w:rsidRPr="001D78D8" w:rsidRDefault="003A7946" w:rsidP="003A7946">
      <w:pPr>
        <w:pStyle w:val="NormalWeb"/>
        <w:numPr>
          <w:ilvl w:val="0"/>
          <w:numId w:val="3"/>
        </w:numPr>
        <w:spacing w:before="0" w:beforeAutospacing="0" w:after="0" w:afterAutospacing="0"/>
        <w:rPr>
          <w:rFonts w:ascii="Calibri" w:hAnsi="Calibri" w:cs="Calibri"/>
          <w:sz w:val="22"/>
          <w:szCs w:val="22"/>
        </w:rPr>
      </w:pPr>
      <w:r w:rsidRPr="001D78D8">
        <w:rPr>
          <w:rFonts w:ascii="Calibri" w:hAnsi="Calibri" w:cs="Calibri"/>
          <w:sz w:val="22"/>
          <w:szCs w:val="22"/>
        </w:rPr>
        <w:t xml:space="preserve">Tiempos de </w:t>
      </w:r>
      <w:r w:rsidR="007C7916" w:rsidRPr="001D78D8">
        <w:rPr>
          <w:rFonts w:ascii="Calibri" w:hAnsi="Calibri" w:cs="Calibri"/>
          <w:sz w:val="22"/>
          <w:szCs w:val="22"/>
        </w:rPr>
        <w:t>transición</w:t>
      </w:r>
      <w:r w:rsidRPr="001D78D8">
        <w:rPr>
          <w:rFonts w:ascii="Calibri" w:hAnsi="Calibri" w:cs="Calibri"/>
          <w:sz w:val="22"/>
          <w:szCs w:val="22"/>
        </w:rPr>
        <w:t xml:space="preserve"> de H a L &lt; 1nS. (</w:t>
      </w:r>
      <w:r w:rsidR="007C7916" w:rsidRPr="001D78D8">
        <w:rPr>
          <w:rFonts w:ascii="Calibri" w:hAnsi="Calibri" w:cs="Calibri"/>
          <w:sz w:val="22"/>
          <w:szCs w:val="22"/>
        </w:rPr>
        <w:t>aproximadamente</w:t>
      </w:r>
      <w:r w:rsidRPr="001D78D8">
        <w:rPr>
          <w:rFonts w:ascii="Calibri" w:hAnsi="Calibri" w:cs="Calibri"/>
          <w:sz w:val="22"/>
          <w:szCs w:val="22"/>
        </w:rPr>
        <w:t xml:space="preserve"> 250 </w:t>
      </w:r>
      <w:proofErr w:type="spellStart"/>
      <w:r w:rsidRPr="001D78D8">
        <w:rPr>
          <w:rFonts w:ascii="Calibri" w:hAnsi="Calibri" w:cs="Calibri"/>
          <w:sz w:val="22"/>
          <w:szCs w:val="22"/>
        </w:rPr>
        <w:t>pS</w:t>
      </w:r>
      <w:proofErr w:type="spellEnd"/>
      <w:r w:rsidRPr="001D78D8">
        <w:rPr>
          <w:rFonts w:ascii="Calibri" w:hAnsi="Calibri" w:cs="Calibri"/>
          <w:sz w:val="22"/>
          <w:szCs w:val="22"/>
        </w:rPr>
        <w:t>)</w:t>
      </w:r>
    </w:p>
    <w:p w:rsidR="003A7946" w:rsidRPr="001D78D8" w:rsidRDefault="007C7916" w:rsidP="003A7946">
      <w:pPr>
        <w:pStyle w:val="NormalWeb"/>
        <w:numPr>
          <w:ilvl w:val="0"/>
          <w:numId w:val="3"/>
        </w:numPr>
        <w:spacing w:before="0" w:beforeAutospacing="0" w:after="0" w:afterAutospacing="0"/>
        <w:rPr>
          <w:rFonts w:ascii="Calibri" w:hAnsi="Calibri" w:cs="Calibri"/>
          <w:sz w:val="22"/>
          <w:szCs w:val="22"/>
        </w:rPr>
      </w:pPr>
      <w:r w:rsidRPr="001D78D8">
        <w:rPr>
          <w:rFonts w:ascii="Calibri" w:hAnsi="Calibri" w:cs="Calibri"/>
          <w:sz w:val="22"/>
          <w:szCs w:val="22"/>
        </w:rPr>
        <w:t>Máxima</w:t>
      </w:r>
      <w:r w:rsidR="003A7946" w:rsidRPr="001D78D8">
        <w:rPr>
          <w:rFonts w:ascii="Calibri" w:hAnsi="Calibri" w:cs="Calibri"/>
          <w:sz w:val="22"/>
          <w:szCs w:val="22"/>
        </w:rPr>
        <w:t xml:space="preserve"> </w:t>
      </w:r>
      <w:r w:rsidRPr="001D78D8">
        <w:rPr>
          <w:rFonts w:ascii="Calibri" w:hAnsi="Calibri" w:cs="Calibri"/>
          <w:sz w:val="22"/>
          <w:szCs w:val="22"/>
        </w:rPr>
        <w:t>tensión</w:t>
      </w:r>
      <w:r w:rsidR="003A7946" w:rsidRPr="001D78D8">
        <w:rPr>
          <w:rFonts w:ascii="Calibri" w:hAnsi="Calibri" w:cs="Calibri"/>
          <w:sz w:val="22"/>
          <w:szCs w:val="22"/>
        </w:rPr>
        <w:t xml:space="preserve"> para "CERO" </w:t>
      </w:r>
      <w:r w:rsidRPr="001D78D8">
        <w:rPr>
          <w:rFonts w:ascii="Calibri" w:hAnsi="Calibri" w:cs="Calibri"/>
          <w:sz w:val="22"/>
          <w:szCs w:val="22"/>
        </w:rPr>
        <w:t>lógico</w:t>
      </w:r>
      <w:r w:rsidR="003A7946" w:rsidRPr="001D78D8">
        <w:rPr>
          <w:rFonts w:ascii="Calibri" w:hAnsi="Calibri" w:cs="Calibri"/>
          <w:sz w:val="22"/>
          <w:szCs w:val="22"/>
        </w:rPr>
        <w:t xml:space="preserve"> &lt; 3mV.</w:t>
      </w:r>
    </w:p>
    <w:p w:rsidR="003A7946" w:rsidRPr="001D78D8" w:rsidRDefault="007C7916" w:rsidP="003A7946">
      <w:pPr>
        <w:pStyle w:val="NormalWeb"/>
        <w:numPr>
          <w:ilvl w:val="0"/>
          <w:numId w:val="3"/>
        </w:numPr>
        <w:spacing w:before="0" w:beforeAutospacing="0" w:after="0" w:afterAutospacing="0"/>
        <w:rPr>
          <w:rFonts w:ascii="Calibri" w:hAnsi="Calibri" w:cs="Calibri"/>
          <w:sz w:val="22"/>
          <w:szCs w:val="22"/>
        </w:rPr>
      </w:pPr>
      <w:r w:rsidRPr="001D78D8">
        <w:rPr>
          <w:rFonts w:ascii="Calibri" w:hAnsi="Calibri" w:cs="Calibri"/>
          <w:sz w:val="22"/>
          <w:szCs w:val="22"/>
        </w:rPr>
        <w:t>Mínima</w:t>
      </w:r>
      <w:r w:rsidR="003A7946" w:rsidRPr="001D78D8">
        <w:rPr>
          <w:rFonts w:ascii="Calibri" w:hAnsi="Calibri" w:cs="Calibri"/>
          <w:sz w:val="22"/>
          <w:szCs w:val="22"/>
        </w:rPr>
        <w:t xml:space="preserve"> </w:t>
      </w:r>
      <w:r w:rsidRPr="001D78D8">
        <w:rPr>
          <w:rFonts w:ascii="Calibri" w:hAnsi="Calibri" w:cs="Calibri"/>
          <w:sz w:val="22"/>
          <w:szCs w:val="22"/>
        </w:rPr>
        <w:t>tensión</w:t>
      </w:r>
      <w:r w:rsidR="003A7946" w:rsidRPr="001D78D8">
        <w:rPr>
          <w:rFonts w:ascii="Calibri" w:hAnsi="Calibri" w:cs="Calibri"/>
          <w:sz w:val="22"/>
          <w:szCs w:val="22"/>
        </w:rPr>
        <w:t xml:space="preserve"> para "UNO" </w:t>
      </w:r>
      <w:r w:rsidRPr="001D78D8">
        <w:rPr>
          <w:rFonts w:ascii="Calibri" w:hAnsi="Calibri" w:cs="Calibri"/>
          <w:sz w:val="22"/>
          <w:szCs w:val="22"/>
        </w:rPr>
        <w:t>lógico</w:t>
      </w:r>
      <w:r w:rsidR="003A7946" w:rsidRPr="001D78D8">
        <w:rPr>
          <w:rFonts w:ascii="Calibri" w:hAnsi="Calibri" w:cs="Calibri"/>
          <w:sz w:val="22"/>
          <w:szCs w:val="22"/>
        </w:rPr>
        <w:t xml:space="preserve"> &gt; 3.2V.</w:t>
      </w:r>
    </w:p>
    <w:p w:rsidR="003A7946" w:rsidRPr="001D78D8" w:rsidRDefault="003A7946" w:rsidP="003A7946">
      <w:pPr>
        <w:pStyle w:val="NormalWeb"/>
        <w:spacing w:before="0" w:beforeAutospacing="0" w:after="0" w:afterAutospacing="0"/>
        <w:ind w:left="1428"/>
        <w:rPr>
          <w:rFonts w:ascii="Calibri" w:hAnsi="Calibri" w:cs="Calibri"/>
          <w:sz w:val="22"/>
          <w:szCs w:val="22"/>
        </w:rPr>
      </w:pPr>
    </w:p>
    <w:p w:rsidR="00554A3B" w:rsidRPr="001D78D8" w:rsidRDefault="007C7916" w:rsidP="003A7946">
      <w:pPr>
        <w:pStyle w:val="NormalWeb"/>
        <w:spacing w:before="0" w:beforeAutospacing="0" w:after="0" w:afterAutospacing="0"/>
        <w:rPr>
          <w:rFonts w:ascii="Calibri" w:hAnsi="Calibri" w:cs="Calibri"/>
          <w:sz w:val="22"/>
          <w:szCs w:val="22"/>
        </w:rPr>
      </w:pPr>
      <w:r w:rsidRPr="001D78D8">
        <w:rPr>
          <w:rFonts w:ascii="Calibri" w:hAnsi="Calibri" w:cs="Calibri"/>
          <w:sz w:val="22"/>
          <w:szCs w:val="22"/>
        </w:rPr>
        <w:t>Se concluye que</w:t>
      </w:r>
      <w:r w:rsidR="003A7946" w:rsidRPr="001D78D8">
        <w:rPr>
          <w:rFonts w:ascii="Calibri" w:hAnsi="Calibri" w:cs="Calibri"/>
          <w:sz w:val="22"/>
          <w:szCs w:val="22"/>
        </w:rPr>
        <w:t xml:space="preserve"> las compuertas que conformar dispositivo ADC poseen una latencia</w:t>
      </w:r>
      <w:r w:rsidRPr="001D78D8">
        <w:rPr>
          <w:rFonts w:ascii="Calibri" w:hAnsi="Calibri" w:cs="Calibri"/>
          <w:sz w:val="22"/>
          <w:szCs w:val="22"/>
        </w:rPr>
        <w:t xml:space="preserve"> </w:t>
      </w:r>
      <w:r w:rsidR="003406FE" w:rsidRPr="001D78D8">
        <w:rPr>
          <w:rFonts w:ascii="Calibri" w:hAnsi="Calibri" w:cs="Calibri"/>
          <w:sz w:val="22"/>
          <w:szCs w:val="22"/>
        </w:rPr>
        <w:t>mínima</w:t>
      </w:r>
      <w:r w:rsidR="003A7946" w:rsidRPr="001D78D8">
        <w:rPr>
          <w:rFonts w:ascii="Calibri" w:hAnsi="Calibri" w:cs="Calibri"/>
          <w:sz w:val="22"/>
          <w:szCs w:val="22"/>
        </w:rPr>
        <w:t xml:space="preserve"> de forma individual, lo que nos permite tener tiempos de retardos del conversor menores a 1nS, a pesar de que este está conformado por conexiones en serie de hasta 5 compuertas </w:t>
      </w:r>
      <w:proofErr w:type="spellStart"/>
      <w:r w:rsidR="003A7946" w:rsidRPr="001D78D8">
        <w:rPr>
          <w:rFonts w:ascii="Calibri" w:hAnsi="Calibri" w:cs="Calibri"/>
          <w:sz w:val="22"/>
          <w:szCs w:val="22"/>
        </w:rPr>
        <w:t>NANDs</w:t>
      </w:r>
      <w:proofErr w:type="spellEnd"/>
      <w:r w:rsidR="003A7946" w:rsidRPr="001D78D8">
        <w:rPr>
          <w:rFonts w:ascii="Calibri" w:hAnsi="Calibri" w:cs="Calibri"/>
          <w:sz w:val="22"/>
          <w:szCs w:val="22"/>
        </w:rPr>
        <w:t>. Las tensiones de salida que maneja el decodificador se encuentran dentro de los parámetros especificados (para Cero tensiones menores a 1 voltio, y para Uno tensiones mayores a los 2.2 voltios)</w:t>
      </w:r>
      <w:r w:rsidR="00554A3B" w:rsidRPr="001D78D8">
        <w:rPr>
          <w:rFonts w:ascii="Calibri" w:hAnsi="Calibri" w:cs="Calibri"/>
          <w:sz w:val="22"/>
          <w:szCs w:val="22"/>
        </w:rPr>
        <w:t>.</w:t>
      </w:r>
    </w:p>
    <w:p w:rsidR="00554A3B" w:rsidRDefault="00554A3B">
      <w:pPr>
        <w:rPr>
          <w:rFonts w:ascii="Calibri" w:eastAsia="Times New Roman" w:hAnsi="Calibri" w:cs="Calibri"/>
          <w:highlight w:val="yellow"/>
          <w:lang w:eastAsia="es-AR"/>
        </w:rPr>
      </w:pPr>
      <w:r>
        <w:rPr>
          <w:rFonts w:ascii="Calibri" w:hAnsi="Calibri" w:cs="Calibri"/>
          <w:highlight w:val="yellow"/>
        </w:rPr>
        <w:br w:type="page"/>
      </w:r>
    </w:p>
    <w:p w:rsidR="001E7BF3" w:rsidRPr="00983EF7" w:rsidRDefault="00554A3B" w:rsidP="00554A3B">
      <w:r w:rsidRPr="00983EF7">
        <w:lastRenderedPageBreak/>
        <w:t>La interconexión de los componentes que formar el conversor se explicara a continuación.</w:t>
      </w:r>
    </w:p>
    <w:p w:rsidR="001E7BF3" w:rsidRPr="00983EF7" w:rsidRDefault="00554A3B" w:rsidP="00554A3B">
      <w:r w:rsidRPr="00983EF7">
        <w:t xml:space="preserve"> En las </w:t>
      </w:r>
      <w:fldSimple w:instr=" REF _Ref257653292 \h  \* MERGEFORMAT ">
        <w:r w:rsidRPr="00983EF7">
          <w:t xml:space="preserve">Figura </w:t>
        </w:r>
        <w:r w:rsidRPr="00983EF7">
          <w:rPr>
            <w:noProof/>
          </w:rPr>
          <w:t>2</w:t>
        </w:r>
      </w:fldSimple>
      <w:r w:rsidRPr="00983EF7">
        <w:t xml:space="preserve"> se encuentran representadas 3 comparadores con sus respectivas conexiones.</w:t>
      </w:r>
      <w:r w:rsidR="001E7BF3" w:rsidRPr="00983EF7">
        <w:t xml:space="preserve"> Los terminales VDD, GND y </w:t>
      </w:r>
      <w:proofErr w:type="spellStart"/>
      <w:r w:rsidR="001E7BF3" w:rsidRPr="00983EF7">
        <w:t>Vbias</w:t>
      </w:r>
      <w:proofErr w:type="spellEnd"/>
      <w:r w:rsidR="001E7BF3" w:rsidRPr="00983EF7">
        <w:t xml:space="preserve"> se encuentran conectados a fuentes fijas de </w:t>
      </w:r>
      <w:r w:rsidR="00661765" w:rsidRPr="00983EF7">
        <w:t>tensión</w:t>
      </w:r>
      <w:r w:rsidR="001E7BF3" w:rsidRPr="00983EF7">
        <w:t xml:space="preserve"> continua. El terminal Va es el encargado de distribuir la </w:t>
      </w:r>
      <w:r w:rsidR="00661765" w:rsidRPr="00983EF7">
        <w:t>señal</w:t>
      </w:r>
      <w:r w:rsidR="001E7BF3" w:rsidRPr="00983EF7">
        <w:t xml:space="preserve"> de entrada a convertir a todos los comparador. Por </w:t>
      </w:r>
      <w:r w:rsidR="00661765" w:rsidRPr="00983EF7">
        <w:t>último</w:t>
      </w:r>
      <w:r w:rsidR="001E7BF3" w:rsidRPr="00983EF7">
        <w:t>, el terminal V+ se encuentra conectado a la cadena de resistencias que nos determinan la tensión de referencia</w:t>
      </w:r>
      <w:r w:rsidR="00661765" w:rsidRPr="00983EF7">
        <w:t xml:space="preserve"> para cada nivel de conversión.</w:t>
      </w:r>
      <w:r w:rsidR="00027E57" w:rsidRPr="00983EF7">
        <w:t xml:space="preserve"> Los terminales de salida Q del comparado se conectan a las entradas del decodificador (entradas de código </w:t>
      </w:r>
      <w:proofErr w:type="spellStart"/>
      <w:r w:rsidR="00027E57" w:rsidRPr="00983EF7">
        <w:t>termometro</w:t>
      </w:r>
      <w:proofErr w:type="spellEnd"/>
      <w:r w:rsidR="00027E57" w:rsidRPr="00983EF7">
        <w:t>).</w:t>
      </w:r>
    </w:p>
    <w:p w:rsidR="00554A3B" w:rsidRPr="00983EF7" w:rsidRDefault="00554A3B" w:rsidP="00554A3B">
      <w:r w:rsidRPr="00983EF7">
        <w:t xml:space="preserve"> En la </w:t>
      </w:r>
      <w:fldSimple w:instr=" REF _Ref257653301 \h  \* MERGEFORMAT ">
        <w:r w:rsidRPr="00983EF7">
          <w:t xml:space="preserve">Figura </w:t>
        </w:r>
        <w:r w:rsidRPr="00983EF7">
          <w:rPr>
            <w:noProof/>
          </w:rPr>
          <w:t>3</w:t>
        </w:r>
      </w:fldSimple>
      <w:r w:rsidRPr="00983EF7">
        <w:t xml:space="preserve"> se ilustra el esquema superior del decodificador con </w:t>
      </w:r>
      <w:r w:rsidR="009B497B" w:rsidRPr="00983EF7">
        <w:t xml:space="preserve">las 63 entradas </w:t>
      </w:r>
      <w:r w:rsidRPr="00983EF7">
        <w:t>en código termómetro, y las 6 salidas de donde obtenemos la palabra digital en binario.</w:t>
      </w:r>
    </w:p>
    <w:p w:rsidR="00554A3B" w:rsidRDefault="00554A3B" w:rsidP="00554A3B">
      <w:r>
        <w:rPr>
          <w:noProof/>
          <w:lang w:eastAsia="es-AR"/>
        </w:rPr>
        <w:drawing>
          <wp:inline distT="0" distB="0" distL="0" distR="0">
            <wp:extent cx="799516" cy="1075259"/>
            <wp:effectExtent l="152400" t="0" r="13393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r="1996"/>
                    <a:stretch>
                      <a:fillRect/>
                    </a:stretch>
                  </pic:blipFill>
                  <pic:spPr bwMode="auto">
                    <a:xfrm rot="5400000">
                      <a:off x="0" y="0"/>
                      <a:ext cx="798562" cy="1073977"/>
                    </a:xfrm>
                    <a:prstGeom prst="rect">
                      <a:avLst/>
                    </a:prstGeom>
                    <a:noFill/>
                    <a:ln w="9525">
                      <a:noFill/>
                      <a:miter lim="800000"/>
                      <a:headEnd/>
                      <a:tailEnd/>
                    </a:ln>
                  </pic:spPr>
                </pic:pic>
              </a:graphicData>
            </a:graphic>
          </wp:inline>
        </w:drawing>
      </w:r>
      <w:r>
        <w:rPr>
          <w:noProof/>
          <w:lang w:eastAsia="es-AR"/>
        </w:rPr>
        <w:drawing>
          <wp:inline distT="0" distB="0" distL="0" distR="0">
            <wp:extent cx="847641" cy="1116808"/>
            <wp:effectExtent l="152400" t="0" r="142959"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rot="5400000">
                      <a:off x="0" y="0"/>
                      <a:ext cx="851429" cy="1121799"/>
                    </a:xfrm>
                    <a:prstGeom prst="rect">
                      <a:avLst/>
                    </a:prstGeom>
                    <a:noFill/>
                    <a:ln w="9525">
                      <a:noFill/>
                      <a:miter lim="800000"/>
                      <a:headEnd/>
                      <a:tailEnd/>
                    </a:ln>
                  </pic:spPr>
                </pic:pic>
              </a:graphicData>
            </a:graphic>
          </wp:inline>
        </w:drawing>
      </w:r>
      <w:r>
        <w:rPr>
          <w:noProof/>
          <w:lang w:eastAsia="es-AR"/>
        </w:rPr>
        <w:drawing>
          <wp:inline distT="0" distB="0" distL="0" distR="0">
            <wp:extent cx="858354" cy="1133574"/>
            <wp:effectExtent l="152400" t="0" r="132246"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rot="5400000">
                      <a:off x="0" y="0"/>
                      <a:ext cx="865694" cy="1143267"/>
                    </a:xfrm>
                    <a:prstGeom prst="rect">
                      <a:avLst/>
                    </a:prstGeom>
                    <a:noFill/>
                    <a:ln w="9525">
                      <a:noFill/>
                      <a:miter lim="800000"/>
                      <a:headEnd/>
                      <a:tailEnd/>
                    </a:ln>
                  </pic:spPr>
                </pic:pic>
              </a:graphicData>
            </a:graphic>
          </wp:inline>
        </w:drawing>
      </w:r>
    </w:p>
    <w:p w:rsidR="00554A3B" w:rsidRDefault="00554A3B" w:rsidP="00554A3B">
      <w:pPr>
        <w:pStyle w:val="Epgrafe"/>
      </w:pPr>
      <w:bookmarkStart w:id="58" w:name="_Ref257653292"/>
      <w:r>
        <w:t xml:space="preserve">Figura </w:t>
      </w:r>
      <w:fldSimple w:instr=" SEQ Figura \* ARABIC ">
        <w:r>
          <w:rPr>
            <w:noProof/>
          </w:rPr>
          <w:t>2</w:t>
        </w:r>
      </w:fldSimple>
      <w:bookmarkEnd w:id="58"/>
      <w:r>
        <w:t>)</w:t>
      </w:r>
      <w:r w:rsidR="00E35C0C">
        <w:t xml:space="preserve"> </w:t>
      </w:r>
      <w:proofErr w:type="spellStart"/>
      <w:r w:rsidR="00E35C0C">
        <w:t>Esqiematico</w:t>
      </w:r>
      <w:proofErr w:type="spellEnd"/>
      <w:r w:rsidR="00E35C0C">
        <w:t xml:space="preserve"> superior del comparador y sus conexiones.</w:t>
      </w:r>
    </w:p>
    <w:p w:rsidR="00554A3B" w:rsidRDefault="00554A3B" w:rsidP="00554A3B">
      <w:r>
        <w:rPr>
          <w:noProof/>
          <w:lang w:eastAsia="es-AR"/>
        </w:rPr>
        <w:drawing>
          <wp:inline distT="0" distB="0" distL="0" distR="0">
            <wp:extent cx="3164288" cy="1528111"/>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171607" cy="1531646"/>
                    </a:xfrm>
                    <a:prstGeom prst="rect">
                      <a:avLst/>
                    </a:prstGeom>
                    <a:noFill/>
                    <a:ln w="9525">
                      <a:noFill/>
                      <a:miter lim="800000"/>
                      <a:headEnd/>
                      <a:tailEnd/>
                    </a:ln>
                  </pic:spPr>
                </pic:pic>
              </a:graphicData>
            </a:graphic>
          </wp:inline>
        </w:drawing>
      </w:r>
    </w:p>
    <w:p w:rsidR="00554A3B" w:rsidRDefault="00554A3B" w:rsidP="00554A3B">
      <w:pPr>
        <w:pStyle w:val="Epgrafe"/>
      </w:pPr>
      <w:bookmarkStart w:id="59" w:name="_Ref257653301"/>
      <w:r>
        <w:t xml:space="preserve">Figura </w:t>
      </w:r>
      <w:fldSimple w:instr=" SEQ Figura \* ARABIC ">
        <w:r>
          <w:rPr>
            <w:noProof/>
          </w:rPr>
          <w:t>3</w:t>
        </w:r>
      </w:fldSimple>
      <w:bookmarkEnd w:id="59"/>
      <w:r>
        <w:t xml:space="preserve">) </w:t>
      </w:r>
      <w:proofErr w:type="spellStart"/>
      <w:r w:rsidR="00E35C0C">
        <w:t>Esquematico</w:t>
      </w:r>
      <w:proofErr w:type="spellEnd"/>
      <w:r w:rsidR="00E35C0C">
        <w:t xml:space="preserve"> superior del decodificador y sus conexiones.</w:t>
      </w:r>
    </w:p>
    <w:p w:rsidR="00554A3B" w:rsidRDefault="00554A3B" w:rsidP="00554A3B">
      <w:r w:rsidRPr="00983EF7">
        <w:t xml:space="preserve">En la </w:t>
      </w:r>
      <w:fldSimple w:instr=" REF _Ref258337305 \h  \* MERGEFORMAT ">
        <w:r w:rsidRPr="00983EF7">
          <w:t xml:space="preserve">Figura </w:t>
        </w:r>
        <w:r w:rsidRPr="00983EF7">
          <w:rPr>
            <w:noProof/>
          </w:rPr>
          <w:t>4</w:t>
        </w:r>
      </w:fldSimple>
      <w:r w:rsidRPr="00983EF7">
        <w:t xml:space="preserve"> tenemos el esquemático completo del Conversor Flash. El bloque C </w:t>
      </w:r>
      <w:r w:rsidR="009B497B" w:rsidRPr="00983EF7">
        <w:t>está</w:t>
      </w:r>
      <w:r w:rsidRPr="00983EF7">
        <w:t xml:space="preserve"> </w:t>
      </w:r>
      <w:r w:rsidR="009B497B" w:rsidRPr="00983EF7">
        <w:t>con</w:t>
      </w:r>
      <w:r w:rsidRPr="00983EF7">
        <w:t xml:space="preserve">formado por las 6 salidas del decodificador, las cuales están sincronizadas con </w:t>
      </w:r>
      <w:r w:rsidR="009B497B" w:rsidRPr="00983EF7">
        <w:t>una</w:t>
      </w:r>
      <w:r w:rsidRPr="00983EF7">
        <w:t xml:space="preserve"> </w:t>
      </w:r>
      <w:r w:rsidR="009B497B" w:rsidRPr="00983EF7">
        <w:t>señal</w:t>
      </w:r>
      <w:r w:rsidRPr="00983EF7">
        <w:t xml:space="preserve"> CLOCK, permitiéndonos obtener la palabra digital negada y no negada al final de cada secuencia de conversión. La entrada VDD es la alimentación del circuito (3.3 voltios) y GND la referencia de masa. VBIAS es la entrada de tensión que polariza el transistor M5 del comparador, encargado de determinar la corriente de la etapa diferencial del comparador. VREF es la tensión que será dividida por la cadena de resistencias</w:t>
      </w:r>
      <w:r w:rsidR="009B497B" w:rsidRPr="00983EF7">
        <w:t xml:space="preserve">, como ya </w:t>
      </w:r>
      <w:r w:rsidR="00E35C0C" w:rsidRPr="00983EF7">
        <w:t>mencionamos</w:t>
      </w:r>
      <w:r w:rsidR="009B497B" w:rsidRPr="00983EF7">
        <w:t>,</w:t>
      </w:r>
      <w:r w:rsidRPr="00983EF7">
        <w:t xml:space="preserve"> dando como resultado los 63 niveles de refe</w:t>
      </w:r>
      <w:r w:rsidR="009B497B" w:rsidRPr="00983EF7">
        <w:t>re</w:t>
      </w:r>
      <w:r w:rsidRPr="00983EF7">
        <w:t xml:space="preserve">ncia del decodificar, en este cado, la tensión a ser </w:t>
      </w:r>
      <w:r w:rsidR="009B497B" w:rsidRPr="00983EF7">
        <w:t>dividida</w:t>
      </w:r>
      <w:r w:rsidRPr="00983EF7">
        <w:t xml:space="preserve"> es 630mV. Finalmente, en la entrada terminal VA se conecta la tensión de entrada a convertir.</w:t>
      </w:r>
    </w:p>
    <w:p w:rsidR="00554A3B" w:rsidRDefault="00554A3B" w:rsidP="00554A3B">
      <w:r>
        <w:rPr>
          <w:noProof/>
          <w:lang w:eastAsia="es-AR"/>
        </w:rPr>
        <w:lastRenderedPageBreak/>
        <w:drawing>
          <wp:inline distT="0" distB="0" distL="0" distR="0">
            <wp:extent cx="5612130" cy="1806590"/>
            <wp:effectExtent l="19050" t="0" r="762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612130" cy="1806590"/>
                    </a:xfrm>
                    <a:prstGeom prst="rect">
                      <a:avLst/>
                    </a:prstGeom>
                    <a:noFill/>
                    <a:ln w="9525">
                      <a:noFill/>
                      <a:miter lim="800000"/>
                      <a:headEnd/>
                      <a:tailEnd/>
                    </a:ln>
                  </pic:spPr>
                </pic:pic>
              </a:graphicData>
            </a:graphic>
          </wp:inline>
        </w:drawing>
      </w:r>
    </w:p>
    <w:p w:rsidR="00554A3B" w:rsidRDefault="00554A3B" w:rsidP="00554A3B">
      <w:pPr>
        <w:pStyle w:val="Epgrafe"/>
      </w:pPr>
      <w:bookmarkStart w:id="60" w:name="_Ref258337305"/>
      <w:r>
        <w:t xml:space="preserve">Figura </w:t>
      </w:r>
      <w:fldSimple w:instr=" SEQ Figura \* ARABIC ">
        <w:r>
          <w:rPr>
            <w:noProof/>
          </w:rPr>
          <w:t>4</w:t>
        </w:r>
      </w:fldSimple>
      <w:bookmarkEnd w:id="60"/>
      <w:r>
        <w:t xml:space="preserve">) </w:t>
      </w:r>
      <w:proofErr w:type="spellStart"/>
      <w:r w:rsidR="00E35C0C">
        <w:t>Esquematico</w:t>
      </w:r>
      <w:proofErr w:type="spellEnd"/>
      <w:r w:rsidR="00E35C0C">
        <w:t xml:space="preserve"> final del conversor Flash y sus conexiones.</w:t>
      </w:r>
    </w:p>
    <w:p w:rsidR="00554A3B" w:rsidRPr="00DD5F40" w:rsidRDefault="00554A3B" w:rsidP="00DD5F40"/>
    <w:sectPr w:rsidR="00554A3B" w:rsidRPr="00DD5F40"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5431B"/>
    <w:multiLevelType w:val="hybridMultilevel"/>
    <w:tmpl w:val="24401E6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70A2057"/>
    <w:multiLevelType w:val="hybridMultilevel"/>
    <w:tmpl w:val="2ABA918C"/>
    <w:lvl w:ilvl="0" w:tplc="088EB2D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trackRevisions/>
  <w:defaultTabStop w:val="708"/>
  <w:hyphenationZone w:val="425"/>
  <w:characterSpacingControl w:val="doNotCompress"/>
  <w:compat/>
  <w:rsids>
    <w:rsidRoot w:val="00E014DC"/>
    <w:rsid w:val="00027E57"/>
    <w:rsid w:val="000C3EDA"/>
    <w:rsid w:val="000D3D93"/>
    <w:rsid w:val="00125C2F"/>
    <w:rsid w:val="001D78D8"/>
    <w:rsid w:val="001E7BF3"/>
    <w:rsid w:val="00276699"/>
    <w:rsid w:val="002B5F52"/>
    <w:rsid w:val="003340EB"/>
    <w:rsid w:val="003345EA"/>
    <w:rsid w:val="003406FE"/>
    <w:rsid w:val="00345C04"/>
    <w:rsid w:val="003A6CA8"/>
    <w:rsid w:val="003A7946"/>
    <w:rsid w:val="003F3F34"/>
    <w:rsid w:val="00436BAD"/>
    <w:rsid w:val="00452945"/>
    <w:rsid w:val="00527293"/>
    <w:rsid w:val="00554A3B"/>
    <w:rsid w:val="0060391D"/>
    <w:rsid w:val="00605498"/>
    <w:rsid w:val="00614B57"/>
    <w:rsid w:val="00661765"/>
    <w:rsid w:val="006B200B"/>
    <w:rsid w:val="006B217C"/>
    <w:rsid w:val="006F7F89"/>
    <w:rsid w:val="0071177D"/>
    <w:rsid w:val="00725491"/>
    <w:rsid w:val="007266F5"/>
    <w:rsid w:val="0074639E"/>
    <w:rsid w:val="00763BDE"/>
    <w:rsid w:val="00773853"/>
    <w:rsid w:val="007A123D"/>
    <w:rsid w:val="007A1499"/>
    <w:rsid w:val="007C7916"/>
    <w:rsid w:val="00885F79"/>
    <w:rsid w:val="008C0DDA"/>
    <w:rsid w:val="0091241E"/>
    <w:rsid w:val="00924F8E"/>
    <w:rsid w:val="009555E7"/>
    <w:rsid w:val="00961ABA"/>
    <w:rsid w:val="00983EF7"/>
    <w:rsid w:val="00996850"/>
    <w:rsid w:val="009B497B"/>
    <w:rsid w:val="009C5C45"/>
    <w:rsid w:val="00A173A1"/>
    <w:rsid w:val="00A86849"/>
    <w:rsid w:val="00AA49EC"/>
    <w:rsid w:val="00BA472A"/>
    <w:rsid w:val="00BB63B8"/>
    <w:rsid w:val="00BF293E"/>
    <w:rsid w:val="00C5663E"/>
    <w:rsid w:val="00C64CB2"/>
    <w:rsid w:val="00C66999"/>
    <w:rsid w:val="00C837AE"/>
    <w:rsid w:val="00CC2679"/>
    <w:rsid w:val="00CD6F86"/>
    <w:rsid w:val="00D47FB6"/>
    <w:rsid w:val="00D65463"/>
    <w:rsid w:val="00D659AF"/>
    <w:rsid w:val="00DB050C"/>
    <w:rsid w:val="00DC777C"/>
    <w:rsid w:val="00DD5F40"/>
    <w:rsid w:val="00DE5F59"/>
    <w:rsid w:val="00E014DC"/>
    <w:rsid w:val="00E15113"/>
    <w:rsid w:val="00E35C0C"/>
    <w:rsid w:val="00EF066D"/>
    <w:rsid w:val="00F378E2"/>
    <w:rsid w:val="00F4576E"/>
    <w:rsid w:val="00F560C0"/>
    <w:rsid w:val="00FA34A4"/>
    <w:rsid w:val="00FA7E9E"/>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01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14DC"/>
    <w:rPr>
      <w:rFonts w:ascii="Tahoma" w:hAnsi="Tahoma" w:cs="Tahoma"/>
      <w:sz w:val="16"/>
      <w:szCs w:val="16"/>
    </w:rPr>
  </w:style>
  <w:style w:type="paragraph" w:styleId="Epgrafe">
    <w:name w:val="caption"/>
    <w:basedOn w:val="Normal"/>
    <w:next w:val="Normal"/>
    <w:uiPriority w:val="35"/>
    <w:unhideWhenUsed/>
    <w:qFormat/>
    <w:rsid w:val="007266F5"/>
    <w:pPr>
      <w:spacing w:line="240" w:lineRule="auto"/>
    </w:pPr>
    <w:rPr>
      <w:b/>
      <w:bCs/>
      <w:color w:val="4F81BD" w:themeColor="accent1"/>
      <w:sz w:val="18"/>
      <w:szCs w:val="18"/>
    </w:rPr>
  </w:style>
  <w:style w:type="paragraph" w:styleId="Prrafodelista">
    <w:name w:val="List Paragraph"/>
    <w:basedOn w:val="Normal"/>
    <w:uiPriority w:val="34"/>
    <w:qFormat/>
    <w:rsid w:val="00614B57"/>
    <w:pPr>
      <w:ind w:left="720"/>
      <w:contextualSpacing/>
    </w:pPr>
  </w:style>
  <w:style w:type="table" w:customStyle="1" w:styleId="Sombreadomedio2-nfasis11">
    <w:name w:val="Sombreado medio 2 - Énfasis 11"/>
    <w:basedOn w:val="Tablanormal"/>
    <w:uiPriority w:val="64"/>
    <w:rsid w:val="0045294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3A794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Revisin">
    <w:name w:val="Revision"/>
    <w:hidden/>
    <w:uiPriority w:val="99"/>
    <w:semiHidden/>
    <w:rsid w:val="003345EA"/>
    <w:pPr>
      <w:spacing w:after="0" w:line="240" w:lineRule="auto"/>
    </w:pPr>
  </w:style>
</w:styles>
</file>

<file path=word/webSettings.xml><?xml version="1.0" encoding="utf-8"?>
<w:webSettings xmlns:r="http://schemas.openxmlformats.org/officeDocument/2006/relationships" xmlns:w="http://schemas.openxmlformats.org/wordprocessingml/2006/main">
  <w:divs>
    <w:div w:id="1442916377">
      <w:bodyDiv w:val="1"/>
      <w:marLeft w:val="0"/>
      <w:marRight w:val="0"/>
      <w:marTop w:val="0"/>
      <w:marBottom w:val="0"/>
      <w:divBdr>
        <w:top w:val="none" w:sz="0" w:space="0" w:color="auto"/>
        <w:left w:val="none" w:sz="0" w:space="0" w:color="auto"/>
        <w:bottom w:val="none" w:sz="0" w:space="0" w:color="auto"/>
        <w:right w:val="none" w:sz="0" w:space="0" w:color="auto"/>
      </w:divBdr>
    </w:div>
    <w:div w:id="162616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diagramLayout" Target="diagrams/layout1.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microsoft.com/office/2007/relationships/diagramDrawing" Target="diagrams/drawing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A3BE77-B47D-4CC3-A02C-EF397079DAB2}"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s-AR"/>
        </a:p>
      </dgm:t>
    </dgm:pt>
    <dgm:pt modelId="{5F3697D6-9B8A-4FC8-875A-409E783CBA6C}">
      <dgm:prSet phldrT="[Texto]"/>
      <dgm:spPr/>
      <dgm:t>
        <a:bodyPr/>
        <a:lstStyle/>
        <a:p>
          <a:r>
            <a:rPr lang="es-AR"/>
            <a:t>CONVERSOR FLASH</a:t>
          </a:r>
        </a:p>
      </dgm:t>
    </dgm:pt>
    <dgm:pt modelId="{56AD3C1C-E682-4322-A76F-D20B4983137C}" type="parTrans" cxnId="{A7DF1C9A-32FD-48AD-ADE7-24611E04D2F6}">
      <dgm:prSet/>
      <dgm:spPr/>
      <dgm:t>
        <a:bodyPr/>
        <a:lstStyle/>
        <a:p>
          <a:endParaRPr lang="es-AR"/>
        </a:p>
      </dgm:t>
    </dgm:pt>
    <dgm:pt modelId="{A68F4CB2-851B-4EDC-BA10-B7B65E8EA7E1}" type="sibTrans" cxnId="{A7DF1C9A-32FD-48AD-ADE7-24611E04D2F6}">
      <dgm:prSet/>
      <dgm:spPr/>
      <dgm:t>
        <a:bodyPr/>
        <a:lstStyle/>
        <a:p>
          <a:endParaRPr lang="es-AR"/>
        </a:p>
      </dgm:t>
    </dgm:pt>
    <dgm:pt modelId="{82FC5F13-03F2-42B0-8FC5-91B3F7D20E41}">
      <dgm:prSet phldrT="[Texto]"/>
      <dgm:spPr/>
      <dgm:t>
        <a:bodyPr/>
        <a:lstStyle/>
        <a:p>
          <a:r>
            <a:rPr lang="es-AR"/>
            <a:t>Analogico</a:t>
          </a:r>
        </a:p>
      </dgm:t>
    </dgm:pt>
    <dgm:pt modelId="{146CDF79-601C-4526-9AB5-99805A249A0C}" type="parTrans" cxnId="{AF8C70B8-50F8-4A74-AB33-FB89D5FDDC50}">
      <dgm:prSet/>
      <dgm:spPr/>
      <dgm:t>
        <a:bodyPr/>
        <a:lstStyle/>
        <a:p>
          <a:endParaRPr lang="es-AR"/>
        </a:p>
      </dgm:t>
    </dgm:pt>
    <dgm:pt modelId="{23DF92AB-531C-4065-8F05-6999A4C59A7F}" type="sibTrans" cxnId="{AF8C70B8-50F8-4A74-AB33-FB89D5FDDC50}">
      <dgm:prSet/>
      <dgm:spPr/>
      <dgm:t>
        <a:bodyPr/>
        <a:lstStyle/>
        <a:p>
          <a:endParaRPr lang="es-AR"/>
        </a:p>
      </dgm:t>
    </dgm:pt>
    <dgm:pt modelId="{A3627B82-19BB-42F6-8010-B9F581F2E628}">
      <dgm:prSet phldrT="[Texto]"/>
      <dgm:spPr/>
      <dgm:t>
        <a:bodyPr/>
        <a:lstStyle/>
        <a:p>
          <a:r>
            <a:rPr lang="es-AR"/>
            <a:t>DIVISOR RESISTIVO</a:t>
          </a:r>
        </a:p>
      </dgm:t>
    </dgm:pt>
    <dgm:pt modelId="{6BC113EB-BC3A-4EB3-ADBC-7E369FCC53F3}" type="parTrans" cxnId="{A77FC58E-13B0-43FB-8C89-D408DBACA7B5}">
      <dgm:prSet/>
      <dgm:spPr/>
      <dgm:t>
        <a:bodyPr/>
        <a:lstStyle/>
        <a:p>
          <a:endParaRPr lang="es-AR"/>
        </a:p>
      </dgm:t>
    </dgm:pt>
    <dgm:pt modelId="{28E37A47-A472-4DEA-84AC-7B26C7DF563F}" type="sibTrans" cxnId="{A77FC58E-13B0-43FB-8C89-D408DBACA7B5}">
      <dgm:prSet/>
      <dgm:spPr/>
      <dgm:t>
        <a:bodyPr/>
        <a:lstStyle/>
        <a:p>
          <a:endParaRPr lang="es-AR"/>
        </a:p>
      </dgm:t>
    </dgm:pt>
    <dgm:pt modelId="{9E0F7C39-3632-4F87-8948-7D21FB272B5B}">
      <dgm:prSet phldrT="[Texto]"/>
      <dgm:spPr/>
      <dgm:t>
        <a:bodyPr/>
        <a:lstStyle/>
        <a:p>
          <a:r>
            <a:rPr lang="es-AR"/>
            <a:t>COMPARADOR</a:t>
          </a:r>
        </a:p>
      </dgm:t>
    </dgm:pt>
    <dgm:pt modelId="{7BB9BDF5-10C3-4AFB-A740-1ACAB2426CBA}" type="parTrans" cxnId="{E64A3A09-B46E-422A-882D-3B56BBD30B31}">
      <dgm:prSet/>
      <dgm:spPr/>
      <dgm:t>
        <a:bodyPr/>
        <a:lstStyle/>
        <a:p>
          <a:endParaRPr lang="es-AR"/>
        </a:p>
      </dgm:t>
    </dgm:pt>
    <dgm:pt modelId="{32CD18BE-E371-4E70-849B-F7BB07C33DB4}" type="sibTrans" cxnId="{E64A3A09-B46E-422A-882D-3B56BBD30B31}">
      <dgm:prSet/>
      <dgm:spPr/>
      <dgm:t>
        <a:bodyPr/>
        <a:lstStyle/>
        <a:p>
          <a:endParaRPr lang="es-AR"/>
        </a:p>
      </dgm:t>
    </dgm:pt>
    <dgm:pt modelId="{1AE98F1E-E277-4E7C-B37B-2DD87C237351}">
      <dgm:prSet phldrT="[Texto]"/>
      <dgm:spPr/>
      <dgm:t>
        <a:bodyPr/>
        <a:lstStyle/>
        <a:p>
          <a:r>
            <a:rPr lang="es-AR"/>
            <a:t>DECODIFICADOR</a:t>
          </a:r>
        </a:p>
      </dgm:t>
    </dgm:pt>
    <dgm:pt modelId="{6087DDA3-3EE4-4A37-88E0-1B1A5DB6F32A}" type="parTrans" cxnId="{BF59E181-D274-452E-BFE9-AE043F25446A}">
      <dgm:prSet/>
      <dgm:spPr/>
      <dgm:t>
        <a:bodyPr/>
        <a:lstStyle/>
        <a:p>
          <a:endParaRPr lang="es-AR"/>
        </a:p>
      </dgm:t>
    </dgm:pt>
    <dgm:pt modelId="{025C4CC2-BEED-4875-A644-3F5157E4C048}" type="sibTrans" cxnId="{BF59E181-D274-452E-BFE9-AE043F25446A}">
      <dgm:prSet/>
      <dgm:spPr/>
      <dgm:t>
        <a:bodyPr/>
        <a:lstStyle/>
        <a:p>
          <a:endParaRPr lang="es-AR"/>
        </a:p>
      </dgm:t>
    </dgm:pt>
    <dgm:pt modelId="{C24630A2-AF00-4F3D-8CCD-40A466DD1268}">
      <dgm:prSet phldrT="[Texto]"/>
      <dgm:spPr/>
      <dgm:t>
        <a:bodyPr/>
        <a:lstStyle/>
        <a:p>
          <a:r>
            <a:rPr lang="es-AR"/>
            <a:t>Digital</a:t>
          </a:r>
        </a:p>
      </dgm:t>
    </dgm:pt>
    <dgm:pt modelId="{86201C60-7D9F-43FA-921C-29BB372F5F25}" type="parTrans" cxnId="{3F88198C-B42A-4444-98BD-04A7185995A8}">
      <dgm:prSet/>
      <dgm:spPr/>
      <dgm:t>
        <a:bodyPr/>
        <a:lstStyle/>
        <a:p>
          <a:endParaRPr lang="es-AR"/>
        </a:p>
      </dgm:t>
    </dgm:pt>
    <dgm:pt modelId="{F28E80F6-41CD-44CF-8B7E-BBF3DAA33845}" type="sibTrans" cxnId="{3F88198C-B42A-4444-98BD-04A7185995A8}">
      <dgm:prSet/>
      <dgm:spPr/>
      <dgm:t>
        <a:bodyPr/>
        <a:lstStyle/>
        <a:p>
          <a:endParaRPr lang="es-AR"/>
        </a:p>
      </dgm:t>
    </dgm:pt>
    <dgm:pt modelId="{82005FC4-939D-4ACF-8C2F-E6C9501F71E5}">
      <dgm:prSet phldrT="[Texto]"/>
      <dgm:spPr/>
      <dgm:t>
        <a:bodyPr/>
        <a:lstStyle/>
        <a:p>
          <a:r>
            <a:rPr lang="es-AR"/>
            <a:t>NEGADOR</a:t>
          </a:r>
        </a:p>
      </dgm:t>
    </dgm:pt>
    <dgm:pt modelId="{51768AA2-CC1B-4302-9F5A-E6B43554C8D3}" type="parTrans" cxnId="{CCA872C4-41F8-48D5-A3CB-DEB651A4CDBB}">
      <dgm:prSet/>
      <dgm:spPr/>
      <dgm:t>
        <a:bodyPr/>
        <a:lstStyle/>
        <a:p>
          <a:endParaRPr lang="es-AR"/>
        </a:p>
      </dgm:t>
    </dgm:pt>
    <dgm:pt modelId="{F063F031-5075-4751-AAF0-C7653BB77026}" type="sibTrans" cxnId="{CCA872C4-41F8-48D5-A3CB-DEB651A4CDBB}">
      <dgm:prSet/>
      <dgm:spPr/>
      <dgm:t>
        <a:bodyPr/>
        <a:lstStyle/>
        <a:p>
          <a:endParaRPr lang="es-AR"/>
        </a:p>
      </dgm:t>
    </dgm:pt>
    <dgm:pt modelId="{44146284-82FF-4A1A-87EA-B2772AC5BFBB}">
      <dgm:prSet phldrT="[Texto]"/>
      <dgm:spPr/>
      <dgm:t>
        <a:bodyPr/>
        <a:lstStyle/>
        <a:p>
          <a:r>
            <a:rPr lang="es-AR"/>
            <a:t>COMPUERTAS NAND</a:t>
          </a:r>
        </a:p>
      </dgm:t>
    </dgm:pt>
    <dgm:pt modelId="{B534DC48-4245-4607-8BFE-FE7C9ECDC6CA}" type="parTrans" cxnId="{21254E01-C081-4565-9110-213FE39E1C5E}">
      <dgm:prSet/>
      <dgm:spPr/>
      <dgm:t>
        <a:bodyPr/>
        <a:lstStyle/>
        <a:p>
          <a:endParaRPr lang="es-AR"/>
        </a:p>
      </dgm:t>
    </dgm:pt>
    <dgm:pt modelId="{0D28F18E-3F51-44B7-90A9-E24095DE5D32}" type="sibTrans" cxnId="{21254E01-C081-4565-9110-213FE39E1C5E}">
      <dgm:prSet/>
      <dgm:spPr/>
      <dgm:t>
        <a:bodyPr/>
        <a:lstStyle/>
        <a:p>
          <a:endParaRPr lang="es-AR"/>
        </a:p>
      </dgm:t>
    </dgm:pt>
    <dgm:pt modelId="{B1C17C2D-F409-45D5-A195-A101C16AA97D}" type="pres">
      <dgm:prSet presAssocID="{90A3BE77-B47D-4CC3-A02C-EF397079DAB2}" presName="Name0" presStyleCnt="0">
        <dgm:presLayoutVars>
          <dgm:chPref val="1"/>
          <dgm:dir/>
          <dgm:animOne val="branch"/>
          <dgm:animLvl val="lvl"/>
          <dgm:resizeHandles/>
        </dgm:presLayoutVars>
      </dgm:prSet>
      <dgm:spPr/>
      <dgm:t>
        <a:bodyPr/>
        <a:lstStyle/>
        <a:p>
          <a:endParaRPr lang="es-AR"/>
        </a:p>
      </dgm:t>
    </dgm:pt>
    <dgm:pt modelId="{B90077B6-671E-4BA7-B629-993157133A77}" type="pres">
      <dgm:prSet presAssocID="{5F3697D6-9B8A-4FC8-875A-409E783CBA6C}" presName="vertOne" presStyleCnt="0"/>
      <dgm:spPr/>
    </dgm:pt>
    <dgm:pt modelId="{AA8642CE-076F-4E21-9169-AEFC3A7958DB}" type="pres">
      <dgm:prSet presAssocID="{5F3697D6-9B8A-4FC8-875A-409E783CBA6C}" presName="txOne" presStyleLbl="node0" presStyleIdx="0" presStyleCnt="1">
        <dgm:presLayoutVars>
          <dgm:chPref val="3"/>
        </dgm:presLayoutVars>
      </dgm:prSet>
      <dgm:spPr/>
      <dgm:t>
        <a:bodyPr/>
        <a:lstStyle/>
        <a:p>
          <a:endParaRPr lang="es-AR"/>
        </a:p>
      </dgm:t>
    </dgm:pt>
    <dgm:pt modelId="{3CA64998-79C4-4E5F-87C9-ABEFFE89D737}" type="pres">
      <dgm:prSet presAssocID="{5F3697D6-9B8A-4FC8-875A-409E783CBA6C}" presName="parTransOne" presStyleCnt="0"/>
      <dgm:spPr/>
    </dgm:pt>
    <dgm:pt modelId="{2245D860-2C6B-412B-8027-65E0B19ACFF2}" type="pres">
      <dgm:prSet presAssocID="{5F3697D6-9B8A-4FC8-875A-409E783CBA6C}" presName="horzOne" presStyleCnt="0"/>
      <dgm:spPr/>
    </dgm:pt>
    <dgm:pt modelId="{3E20A8BE-133A-47CF-83B9-9AE978690938}" type="pres">
      <dgm:prSet presAssocID="{82FC5F13-03F2-42B0-8FC5-91B3F7D20E41}" presName="vertTwo" presStyleCnt="0"/>
      <dgm:spPr/>
    </dgm:pt>
    <dgm:pt modelId="{A3022894-5017-4BFC-92F1-859D2AB0615B}" type="pres">
      <dgm:prSet presAssocID="{82FC5F13-03F2-42B0-8FC5-91B3F7D20E41}" presName="txTwo" presStyleLbl="node2" presStyleIdx="0" presStyleCnt="2">
        <dgm:presLayoutVars>
          <dgm:chPref val="3"/>
        </dgm:presLayoutVars>
      </dgm:prSet>
      <dgm:spPr/>
      <dgm:t>
        <a:bodyPr/>
        <a:lstStyle/>
        <a:p>
          <a:endParaRPr lang="es-AR"/>
        </a:p>
      </dgm:t>
    </dgm:pt>
    <dgm:pt modelId="{581D0262-5E39-4AA9-A6DF-9F899A9331C4}" type="pres">
      <dgm:prSet presAssocID="{82FC5F13-03F2-42B0-8FC5-91B3F7D20E41}" presName="parTransTwo" presStyleCnt="0"/>
      <dgm:spPr/>
    </dgm:pt>
    <dgm:pt modelId="{A254B675-E461-46D8-BA04-AF1DCBCD2D3B}" type="pres">
      <dgm:prSet presAssocID="{82FC5F13-03F2-42B0-8FC5-91B3F7D20E41}" presName="horzTwo" presStyleCnt="0"/>
      <dgm:spPr/>
    </dgm:pt>
    <dgm:pt modelId="{F3679C97-9067-45F6-AD17-236624C3537B}" type="pres">
      <dgm:prSet presAssocID="{A3627B82-19BB-42F6-8010-B9F581F2E628}" presName="vertThree" presStyleCnt="0"/>
      <dgm:spPr/>
    </dgm:pt>
    <dgm:pt modelId="{6703DBD5-002B-494B-811C-88092CA77056}" type="pres">
      <dgm:prSet presAssocID="{A3627B82-19BB-42F6-8010-B9F581F2E628}" presName="txThree" presStyleLbl="node3" presStyleIdx="0" presStyleCnt="3">
        <dgm:presLayoutVars>
          <dgm:chPref val="3"/>
        </dgm:presLayoutVars>
      </dgm:prSet>
      <dgm:spPr/>
      <dgm:t>
        <a:bodyPr/>
        <a:lstStyle/>
        <a:p>
          <a:endParaRPr lang="es-AR"/>
        </a:p>
      </dgm:t>
    </dgm:pt>
    <dgm:pt modelId="{FFF89B01-47F0-4D56-A7D2-CD7A8A4D67B1}" type="pres">
      <dgm:prSet presAssocID="{A3627B82-19BB-42F6-8010-B9F581F2E628}" presName="horzThree" presStyleCnt="0"/>
      <dgm:spPr/>
    </dgm:pt>
    <dgm:pt modelId="{FE111132-9CB7-41E1-AC97-F0BC3F03343E}" type="pres">
      <dgm:prSet presAssocID="{28E37A47-A472-4DEA-84AC-7B26C7DF563F}" presName="sibSpaceThree" presStyleCnt="0"/>
      <dgm:spPr/>
    </dgm:pt>
    <dgm:pt modelId="{459FF5F4-581C-4FB8-9AD1-28681B866663}" type="pres">
      <dgm:prSet presAssocID="{9E0F7C39-3632-4F87-8948-7D21FB272B5B}" presName="vertThree" presStyleCnt="0"/>
      <dgm:spPr/>
    </dgm:pt>
    <dgm:pt modelId="{71FB9E89-85B4-426C-9E92-70DA55968B4C}" type="pres">
      <dgm:prSet presAssocID="{9E0F7C39-3632-4F87-8948-7D21FB272B5B}" presName="txThree" presStyleLbl="node3" presStyleIdx="1" presStyleCnt="3">
        <dgm:presLayoutVars>
          <dgm:chPref val="3"/>
        </dgm:presLayoutVars>
      </dgm:prSet>
      <dgm:spPr/>
      <dgm:t>
        <a:bodyPr/>
        <a:lstStyle/>
        <a:p>
          <a:endParaRPr lang="es-AR"/>
        </a:p>
      </dgm:t>
    </dgm:pt>
    <dgm:pt modelId="{F61DD6E7-4540-4D7A-90E4-734F60D8248B}" type="pres">
      <dgm:prSet presAssocID="{9E0F7C39-3632-4F87-8948-7D21FB272B5B}" presName="horzThree" presStyleCnt="0"/>
      <dgm:spPr/>
    </dgm:pt>
    <dgm:pt modelId="{848AA526-DCBE-4DF9-A9A0-34DD96DA419D}" type="pres">
      <dgm:prSet presAssocID="{23DF92AB-531C-4065-8F05-6999A4C59A7F}" presName="sibSpaceTwo" presStyleCnt="0"/>
      <dgm:spPr/>
    </dgm:pt>
    <dgm:pt modelId="{5E976C85-575B-42E3-B0E3-9197FD7E04F1}" type="pres">
      <dgm:prSet presAssocID="{C24630A2-AF00-4F3D-8CCD-40A466DD1268}" presName="vertTwo" presStyleCnt="0"/>
      <dgm:spPr/>
    </dgm:pt>
    <dgm:pt modelId="{27A8E2C9-ACC0-4C1C-A1B4-FC5118E4D3CD}" type="pres">
      <dgm:prSet presAssocID="{C24630A2-AF00-4F3D-8CCD-40A466DD1268}" presName="txTwo" presStyleLbl="node2" presStyleIdx="1" presStyleCnt="2">
        <dgm:presLayoutVars>
          <dgm:chPref val="3"/>
        </dgm:presLayoutVars>
      </dgm:prSet>
      <dgm:spPr/>
      <dgm:t>
        <a:bodyPr/>
        <a:lstStyle/>
        <a:p>
          <a:endParaRPr lang="es-AR"/>
        </a:p>
      </dgm:t>
    </dgm:pt>
    <dgm:pt modelId="{BD134D29-993D-49E0-9AD3-8DF9ACCD229B}" type="pres">
      <dgm:prSet presAssocID="{C24630A2-AF00-4F3D-8CCD-40A466DD1268}" presName="parTransTwo" presStyleCnt="0"/>
      <dgm:spPr/>
    </dgm:pt>
    <dgm:pt modelId="{950D962F-98D4-4E2E-9EDC-622CA1859D92}" type="pres">
      <dgm:prSet presAssocID="{C24630A2-AF00-4F3D-8CCD-40A466DD1268}" presName="horzTwo" presStyleCnt="0"/>
      <dgm:spPr/>
    </dgm:pt>
    <dgm:pt modelId="{4E773025-6A56-4DAE-B09F-CD5EB51D8CF5}" type="pres">
      <dgm:prSet presAssocID="{1AE98F1E-E277-4E7C-B37B-2DD87C237351}" presName="vertThree" presStyleCnt="0"/>
      <dgm:spPr/>
    </dgm:pt>
    <dgm:pt modelId="{2D0BEDD2-93E1-444F-B15D-F8AE6E00B684}" type="pres">
      <dgm:prSet presAssocID="{1AE98F1E-E277-4E7C-B37B-2DD87C237351}" presName="txThree" presStyleLbl="node3" presStyleIdx="2" presStyleCnt="3">
        <dgm:presLayoutVars>
          <dgm:chPref val="3"/>
        </dgm:presLayoutVars>
      </dgm:prSet>
      <dgm:spPr/>
      <dgm:t>
        <a:bodyPr/>
        <a:lstStyle/>
        <a:p>
          <a:endParaRPr lang="es-AR"/>
        </a:p>
      </dgm:t>
    </dgm:pt>
    <dgm:pt modelId="{99975524-9E7C-4C02-BE74-E33345EC6DF1}" type="pres">
      <dgm:prSet presAssocID="{1AE98F1E-E277-4E7C-B37B-2DD87C237351}" presName="parTransThree" presStyleCnt="0"/>
      <dgm:spPr/>
    </dgm:pt>
    <dgm:pt modelId="{EF09C306-775A-4B24-9CF9-41380976B8D0}" type="pres">
      <dgm:prSet presAssocID="{1AE98F1E-E277-4E7C-B37B-2DD87C237351}" presName="horzThree" presStyleCnt="0"/>
      <dgm:spPr/>
    </dgm:pt>
    <dgm:pt modelId="{B8369508-1C3E-42EA-B911-EB12B31ABE89}" type="pres">
      <dgm:prSet presAssocID="{82005FC4-939D-4ACF-8C2F-E6C9501F71E5}" presName="vertFour" presStyleCnt="0">
        <dgm:presLayoutVars>
          <dgm:chPref val="3"/>
        </dgm:presLayoutVars>
      </dgm:prSet>
      <dgm:spPr/>
    </dgm:pt>
    <dgm:pt modelId="{85EB828F-C976-4C4B-BA1A-17244ACF076A}" type="pres">
      <dgm:prSet presAssocID="{82005FC4-939D-4ACF-8C2F-E6C9501F71E5}" presName="txFour" presStyleLbl="node4" presStyleIdx="0" presStyleCnt="2">
        <dgm:presLayoutVars>
          <dgm:chPref val="3"/>
        </dgm:presLayoutVars>
      </dgm:prSet>
      <dgm:spPr/>
      <dgm:t>
        <a:bodyPr/>
        <a:lstStyle/>
        <a:p>
          <a:endParaRPr lang="es-AR"/>
        </a:p>
      </dgm:t>
    </dgm:pt>
    <dgm:pt modelId="{7CA51DFC-9AB6-431C-9C1B-E07D82D66B4E}" type="pres">
      <dgm:prSet presAssocID="{82005FC4-939D-4ACF-8C2F-E6C9501F71E5}" presName="horzFour" presStyleCnt="0"/>
      <dgm:spPr/>
    </dgm:pt>
    <dgm:pt modelId="{A06018AF-59A4-4F09-8D5B-385DBB3F666A}" type="pres">
      <dgm:prSet presAssocID="{F063F031-5075-4751-AAF0-C7653BB77026}" presName="sibSpaceFour" presStyleCnt="0"/>
      <dgm:spPr/>
    </dgm:pt>
    <dgm:pt modelId="{B03E35B3-9816-47C8-815A-2E40261CE97F}" type="pres">
      <dgm:prSet presAssocID="{44146284-82FF-4A1A-87EA-B2772AC5BFBB}" presName="vertFour" presStyleCnt="0">
        <dgm:presLayoutVars>
          <dgm:chPref val="3"/>
        </dgm:presLayoutVars>
      </dgm:prSet>
      <dgm:spPr/>
    </dgm:pt>
    <dgm:pt modelId="{9DF2C459-4115-4E2B-AE4B-636AE7505F85}" type="pres">
      <dgm:prSet presAssocID="{44146284-82FF-4A1A-87EA-B2772AC5BFBB}" presName="txFour" presStyleLbl="node4" presStyleIdx="1" presStyleCnt="2">
        <dgm:presLayoutVars>
          <dgm:chPref val="3"/>
        </dgm:presLayoutVars>
      </dgm:prSet>
      <dgm:spPr/>
      <dgm:t>
        <a:bodyPr/>
        <a:lstStyle/>
        <a:p>
          <a:endParaRPr lang="es-AR"/>
        </a:p>
      </dgm:t>
    </dgm:pt>
    <dgm:pt modelId="{F2A14732-42DC-4D56-BA90-F09457335866}" type="pres">
      <dgm:prSet presAssocID="{44146284-82FF-4A1A-87EA-B2772AC5BFBB}" presName="horzFour" presStyleCnt="0"/>
      <dgm:spPr/>
    </dgm:pt>
  </dgm:ptLst>
  <dgm:cxnLst>
    <dgm:cxn modelId="{8351A6A9-4F49-406E-BFDE-CE14CE112CB1}" type="presOf" srcId="{C24630A2-AF00-4F3D-8CCD-40A466DD1268}" destId="{27A8E2C9-ACC0-4C1C-A1B4-FC5118E4D3CD}" srcOrd="0" destOrd="0" presId="urn:microsoft.com/office/officeart/2005/8/layout/hierarchy4"/>
    <dgm:cxn modelId="{5545D90D-3677-4EAD-B5E6-F8A7B96E5B25}" type="presOf" srcId="{90A3BE77-B47D-4CC3-A02C-EF397079DAB2}" destId="{B1C17C2D-F409-45D5-A195-A101C16AA97D}" srcOrd="0" destOrd="0" presId="urn:microsoft.com/office/officeart/2005/8/layout/hierarchy4"/>
    <dgm:cxn modelId="{A7DF1C9A-32FD-48AD-ADE7-24611E04D2F6}" srcId="{90A3BE77-B47D-4CC3-A02C-EF397079DAB2}" destId="{5F3697D6-9B8A-4FC8-875A-409E783CBA6C}" srcOrd="0" destOrd="0" parTransId="{56AD3C1C-E682-4322-A76F-D20B4983137C}" sibTransId="{A68F4CB2-851B-4EDC-BA10-B7B65E8EA7E1}"/>
    <dgm:cxn modelId="{AF8C70B8-50F8-4A74-AB33-FB89D5FDDC50}" srcId="{5F3697D6-9B8A-4FC8-875A-409E783CBA6C}" destId="{82FC5F13-03F2-42B0-8FC5-91B3F7D20E41}" srcOrd="0" destOrd="0" parTransId="{146CDF79-601C-4526-9AB5-99805A249A0C}" sibTransId="{23DF92AB-531C-4065-8F05-6999A4C59A7F}"/>
    <dgm:cxn modelId="{DCF03D67-C6A7-4534-9809-69107A201594}" type="presOf" srcId="{A3627B82-19BB-42F6-8010-B9F581F2E628}" destId="{6703DBD5-002B-494B-811C-88092CA77056}" srcOrd="0" destOrd="0" presId="urn:microsoft.com/office/officeart/2005/8/layout/hierarchy4"/>
    <dgm:cxn modelId="{BDA62A8A-49B3-48AC-966E-1111D0BC88D2}" type="presOf" srcId="{82005FC4-939D-4ACF-8C2F-E6C9501F71E5}" destId="{85EB828F-C976-4C4B-BA1A-17244ACF076A}" srcOrd="0" destOrd="0" presId="urn:microsoft.com/office/officeart/2005/8/layout/hierarchy4"/>
    <dgm:cxn modelId="{C136501A-5C76-4237-8F85-59F7496FAA1B}" type="presOf" srcId="{82FC5F13-03F2-42B0-8FC5-91B3F7D20E41}" destId="{A3022894-5017-4BFC-92F1-859D2AB0615B}" srcOrd="0" destOrd="0" presId="urn:microsoft.com/office/officeart/2005/8/layout/hierarchy4"/>
    <dgm:cxn modelId="{BF59E181-D274-452E-BFE9-AE043F25446A}" srcId="{C24630A2-AF00-4F3D-8CCD-40A466DD1268}" destId="{1AE98F1E-E277-4E7C-B37B-2DD87C237351}" srcOrd="0" destOrd="0" parTransId="{6087DDA3-3EE4-4A37-88E0-1B1A5DB6F32A}" sibTransId="{025C4CC2-BEED-4875-A644-3F5157E4C048}"/>
    <dgm:cxn modelId="{3F88198C-B42A-4444-98BD-04A7185995A8}" srcId="{5F3697D6-9B8A-4FC8-875A-409E783CBA6C}" destId="{C24630A2-AF00-4F3D-8CCD-40A466DD1268}" srcOrd="1" destOrd="0" parTransId="{86201C60-7D9F-43FA-921C-29BB372F5F25}" sibTransId="{F28E80F6-41CD-44CF-8B7E-BBF3DAA33845}"/>
    <dgm:cxn modelId="{A77FC58E-13B0-43FB-8C89-D408DBACA7B5}" srcId="{82FC5F13-03F2-42B0-8FC5-91B3F7D20E41}" destId="{A3627B82-19BB-42F6-8010-B9F581F2E628}" srcOrd="0" destOrd="0" parTransId="{6BC113EB-BC3A-4EB3-ADBC-7E369FCC53F3}" sibTransId="{28E37A47-A472-4DEA-84AC-7B26C7DF563F}"/>
    <dgm:cxn modelId="{0BA67BDC-3345-4774-840D-5B7C9B2C3733}" type="presOf" srcId="{1AE98F1E-E277-4E7C-B37B-2DD87C237351}" destId="{2D0BEDD2-93E1-444F-B15D-F8AE6E00B684}" srcOrd="0" destOrd="0" presId="urn:microsoft.com/office/officeart/2005/8/layout/hierarchy4"/>
    <dgm:cxn modelId="{D6D35E06-D7FA-4296-944D-20747E02AE39}" type="presOf" srcId="{9E0F7C39-3632-4F87-8948-7D21FB272B5B}" destId="{71FB9E89-85B4-426C-9E92-70DA55968B4C}" srcOrd="0" destOrd="0" presId="urn:microsoft.com/office/officeart/2005/8/layout/hierarchy4"/>
    <dgm:cxn modelId="{C923FABF-89F4-4537-BCE3-21E8D3EA35B3}" type="presOf" srcId="{5F3697D6-9B8A-4FC8-875A-409E783CBA6C}" destId="{AA8642CE-076F-4E21-9169-AEFC3A7958DB}" srcOrd="0" destOrd="0" presId="urn:microsoft.com/office/officeart/2005/8/layout/hierarchy4"/>
    <dgm:cxn modelId="{7D18D68C-F79A-4F25-BDBE-1A78D8403B79}" type="presOf" srcId="{44146284-82FF-4A1A-87EA-B2772AC5BFBB}" destId="{9DF2C459-4115-4E2B-AE4B-636AE7505F85}" srcOrd="0" destOrd="0" presId="urn:microsoft.com/office/officeart/2005/8/layout/hierarchy4"/>
    <dgm:cxn modelId="{21254E01-C081-4565-9110-213FE39E1C5E}" srcId="{1AE98F1E-E277-4E7C-B37B-2DD87C237351}" destId="{44146284-82FF-4A1A-87EA-B2772AC5BFBB}" srcOrd="1" destOrd="0" parTransId="{B534DC48-4245-4607-8BFE-FE7C9ECDC6CA}" sibTransId="{0D28F18E-3F51-44B7-90A9-E24095DE5D32}"/>
    <dgm:cxn modelId="{E64A3A09-B46E-422A-882D-3B56BBD30B31}" srcId="{82FC5F13-03F2-42B0-8FC5-91B3F7D20E41}" destId="{9E0F7C39-3632-4F87-8948-7D21FB272B5B}" srcOrd="1" destOrd="0" parTransId="{7BB9BDF5-10C3-4AFB-A740-1ACAB2426CBA}" sibTransId="{32CD18BE-E371-4E70-849B-F7BB07C33DB4}"/>
    <dgm:cxn modelId="{CCA872C4-41F8-48D5-A3CB-DEB651A4CDBB}" srcId="{1AE98F1E-E277-4E7C-B37B-2DD87C237351}" destId="{82005FC4-939D-4ACF-8C2F-E6C9501F71E5}" srcOrd="0" destOrd="0" parTransId="{51768AA2-CC1B-4302-9F5A-E6B43554C8D3}" sibTransId="{F063F031-5075-4751-AAF0-C7653BB77026}"/>
    <dgm:cxn modelId="{9FDFD176-6A9D-447E-B1FE-2333E3796959}" type="presParOf" srcId="{B1C17C2D-F409-45D5-A195-A101C16AA97D}" destId="{B90077B6-671E-4BA7-B629-993157133A77}" srcOrd="0" destOrd="0" presId="urn:microsoft.com/office/officeart/2005/8/layout/hierarchy4"/>
    <dgm:cxn modelId="{C5257DB2-B236-4C86-B4C0-A0332C0B83C4}" type="presParOf" srcId="{B90077B6-671E-4BA7-B629-993157133A77}" destId="{AA8642CE-076F-4E21-9169-AEFC3A7958DB}" srcOrd="0" destOrd="0" presId="urn:microsoft.com/office/officeart/2005/8/layout/hierarchy4"/>
    <dgm:cxn modelId="{D86A38C5-D2AC-4D53-8608-50BBED65CA4C}" type="presParOf" srcId="{B90077B6-671E-4BA7-B629-993157133A77}" destId="{3CA64998-79C4-4E5F-87C9-ABEFFE89D737}" srcOrd="1" destOrd="0" presId="urn:microsoft.com/office/officeart/2005/8/layout/hierarchy4"/>
    <dgm:cxn modelId="{BE9975BA-2193-4D7D-9215-DB218E8E4CC3}" type="presParOf" srcId="{B90077B6-671E-4BA7-B629-993157133A77}" destId="{2245D860-2C6B-412B-8027-65E0B19ACFF2}" srcOrd="2" destOrd="0" presId="urn:microsoft.com/office/officeart/2005/8/layout/hierarchy4"/>
    <dgm:cxn modelId="{D61D4412-4E3B-4AD5-BB15-50A6A24F72B0}" type="presParOf" srcId="{2245D860-2C6B-412B-8027-65E0B19ACFF2}" destId="{3E20A8BE-133A-47CF-83B9-9AE978690938}" srcOrd="0" destOrd="0" presId="urn:microsoft.com/office/officeart/2005/8/layout/hierarchy4"/>
    <dgm:cxn modelId="{5785B592-DE5D-4C2D-9516-803AB0087360}" type="presParOf" srcId="{3E20A8BE-133A-47CF-83B9-9AE978690938}" destId="{A3022894-5017-4BFC-92F1-859D2AB0615B}" srcOrd="0" destOrd="0" presId="urn:microsoft.com/office/officeart/2005/8/layout/hierarchy4"/>
    <dgm:cxn modelId="{86749C29-16FB-47ED-98FA-D43D32A890E4}" type="presParOf" srcId="{3E20A8BE-133A-47CF-83B9-9AE978690938}" destId="{581D0262-5E39-4AA9-A6DF-9F899A9331C4}" srcOrd="1" destOrd="0" presId="urn:microsoft.com/office/officeart/2005/8/layout/hierarchy4"/>
    <dgm:cxn modelId="{90AD2896-5940-4B59-B2DE-20E28543E8BA}" type="presParOf" srcId="{3E20A8BE-133A-47CF-83B9-9AE978690938}" destId="{A254B675-E461-46D8-BA04-AF1DCBCD2D3B}" srcOrd="2" destOrd="0" presId="urn:microsoft.com/office/officeart/2005/8/layout/hierarchy4"/>
    <dgm:cxn modelId="{94AD71F5-E9BC-470F-92FE-390433ADD05E}" type="presParOf" srcId="{A254B675-E461-46D8-BA04-AF1DCBCD2D3B}" destId="{F3679C97-9067-45F6-AD17-236624C3537B}" srcOrd="0" destOrd="0" presId="urn:microsoft.com/office/officeart/2005/8/layout/hierarchy4"/>
    <dgm:cxn modelId="{809EC0EC-D294-4907-AAE4-480C5E40E028}" type="presParOf" srcId="{F3679C97-9067-45F6-AD17-236624C3537B}" destId="{6703DBD5-002B-494B-811C-88092CA77056}" srcOrd="0" destOrd="0" presId="urn:microsoft.com/office/officeart/2005/8/layout/hierarchy4"/>
    <dgm:cxn modelId="{5DC9FF0E-1D2A-4CEC-BC40-705D7D8B624D}" type="presParOf" srcId="{F3679C97-9067-45F6-AD17-236624C3537B}" destId="{FFF89B01-47F0-4D56-A7D2-CD7A8A4D67B1}" srcOrd="1" destOrd="0" presId="urn:microsoft.com/office/officeart/2005/8/layout/hierarchy4"/>
    <dgm:cxn modelId="{805D6B8E-67BC-422E-9A52-ABD49703D827}" type="presParOf" srcId="{A254B675-E461-46D8-BA04-AF1DCBCD2D3B}" destId="{FE111132-9CB7-41E1-AC97-F0BC3F03343E}" srcOrd="1" destOrd="0" presId="urn:microsoft.com/office/officeart/2005/8/layout/hierarchy4"/>
    <dgm:cxn modelId="{8D75DBF8-116B-4F70-912E-2D5C1B7173FE}" type="presParOf" srcId="{A254B675-E461-46D8-BA04-AF1DCBCD2D3B}" destId="{459FF5F4-581C-4FB8-9AD1-28681B866663}" srcOrd="2" destOrd="0" presId="urn:microsoft.com/office/officeart/2005/8/layout/hierarchy4"/>
    <dgm:cxn modelId="{C227CDCC-8DA8-4738-81DE-A0F4EC3CDDA9}" type="presParOf" srcId="{459FF5F4-581C-4FB8-9AD1-28681B866663}" destId="{71FB9E89-85B4-426C-9E92-70DA55968B4C}" srcOrd="0" destOrd="0" presId="urn:microsoft.com/office/officeart/2005/8/layout/hierarchy4"/>
    <dgm:cxn modelId="{9A59C1D6-3B42-4FD1-AE00-0C35C3C78A8F}" type="presParOf" srcId="{459FF5F4-581C-4FB8-9AD1-28681B866663}" destId="{F61DD6E7-4540-4D7A-90E4-734F60D8248B}" srcOrd="1" destOrd="0" presId="urn:microsoft.com/office/officeart/2005/8/layout/hierarchy4"/>
    <dgm:cxn modelId="{ACC75FFA-29F9-4961-85ED-489E075CAAE1}" type="presParOf" srcId="{2245D860-2C6B-412B-8027-65E0B19ACFF2}" destId="{848AA526-DCBE-4DF9-A9A0-34DD96DA419D}" srcOrd="1" destOrd="0" presId="urn:microsoft.com/office/officeart/2005/8/layout/hierarchy4"/>
    <dgm:cxn modelId="{2585EF07-6639-4496-8488-2CB373B922C2}" type="presParOf" srcId="{2245D860-2C6B-412B-8027-65E0B19ACFF2}" destId="{5E976C85-575B-42E3-B0E3-9197FD7E04F1}" srcOrd="2" destOrd="0" presId="urn:microsoft.com/office/officeart/2005/8/layout/hierarchy4"/>
    <dgm:cxn modelId="{290D87B7-5B35-45E3-B692-0ACC219EC258}" type="presParOf" srcId="{5E976C85-575B-42E3-B0E3-9197FD7E04F1}" destId="{27A8E2C9-ACC0-4C1C-A1B4-FC5118E4D3CD}" srcOrd="0" destOrd="0" presId="urn:microsoft.com/office/officeart/2005/8/layout/hierarchy4"/>
    <dgm:cxn modelId="{370B5A39-62F9-4BC5-B741-DC2F5AFA2773}" type="presParOf" srcId="{5E976C85-575B-42E3-B0E3-9197FD7E04F1}" destId="{BD134D29-993D-49E0-9AD3-8DF9ACCD229B}" srcOrd="1" destOrd="0" presId="urn:microsoft.com/office/officeart/2005/8/layout/hierarchy4"/>
    <dgm:cxn modelId="{9C3CF6B4-4890-4E64-AD9D-9B27C8E17EE8}" type="presParOf" srcId="{5E976C85-575B-42E3-B0E3-9197FD7E04F1}" destId="{950D962F-98D4-4E2E-9EDC-622CA1859D92}" srcOrd="2" destOrd="0" presId="urn:microsoft.com/office/officeart/2005/8/layout/hierarchy4"/>
    <dgm:cxn modelId="{AC2278DF-B53F-42A5-ABA4-8EA57F2006F9}" type="presParOf" srcId="{950D962F-98D4-4E2E-9EDC-622CA1859D92}" destId="{4E773025-6A56-4DAE-B09F-CD5EB51D8CF5}" srcOrd="0" destOrd="0" presId="urn:microsoft.com/office/officeart/2005/8/layout/hierarchy4"/>
    <dgm:cxn modelId="{F8BC18A6-9558-4758-8E45-FE250C574234}" type="presParOf" srcId="{4E773025-6A56-4DAE-B09F-CD5EB51D8CF5}" destId="{2D0BEDD2-93E1-444F-B15D-F8AE6E00B684}" srcOrd="0" destOrd="0" presId="urn:microsoft.com/office/officeart/2005/8/layout/hierarchy4"/>
    <dgm:cxn modelId="{CA2433F1-531B-447B-93E8-2866FE92ADA9}" type="presParOf" srcId="{4E773025-6A56-4DAE-B09F-CD5EB51D8CF5}" destId="{99975524-9E7C-4C02-BE74-E33345EC6DF1}" srcOrd="1" destOrd="0" presId="urn:microsoft.com/office/officeart/2005/8/layout/hierarchy4"/>
    <dgm:cxn modelId="{00308184-81B3-474D-AD63-8905F05E75C3}" type="presParOf" srcId="{4E773025-6A56-4DAE-B09F-CD5EB51D8CF5}" destId="{EF09C306-775A-4B24-9CF9-41380976B8D0}" srcOrd="2" destOrd="0" presId="urn:microsoft.com/office/officeart/2005/8/layout/hierarchy4"/>
    <dgm:cxn modelId="{C73F9235-75B1-4F1A-ADA8-FA37D01C1509}" type="presParOf" srcId="{EF09C306-775A-4B24-9CF9-41380976B8D0}" destId="{B8369508-1C3E-42EA-B911-EB12B31ABE89}" srcOrd="0" destOrd="0" presId="urn:microsoft.com/office/officeart/2005/8/layout/hierarchy4"/>
    <dgm:cxn modelId="{90A9473C-79A0-41DB-871B-2F174555064F}" type="presParOf" srcId="{B8369508-1C3E-42EA-B911-EB12B31ABE89}" destId="{85EB828F-C976-4C4B-BA1A-17244ACF076A}" srcOrd="0" destOrd="0" presId="urn:microsoft.com/office/officeart/2005/8/layout/hierarchy4"/>
    <dgm:cxn modelId="{7EA48DC8-8172-4222-9333-F1A3567472EC}" type="presParOf" srcId="{B8369508-1C3E-42EA-B911-EB12B31ABE89}" destId="{7CA51DFC-9AB6-431C-9C1B-E07D82D66B4E}" srcOrd="1" destOrd="0" presId="urn:microsoft.com/office/officeart/2005/8/layout/hierarchy4"/>
    <dgm:cxn modelId="{3243F1E0-EB5E-49E6-800F-8A4DD0B212B4}" type="presParOf" srcId="{EF09C306-775A-4B24-9CF9-41380976B8D0}" destId="{A06018AF-59A4-4F09-8D5B-385DBB3F666A}" srcOrd="1" destOrd="0" presId="urn:microsoft.com/office/officeart/2005/8/layout/hierarchy4"/>
    <dgm:cxn modelId="{DF83B0D7-5339-4A83-8F72-56DE798AEA5D}" type="presParOf" srcId="{EF09C306-775A-4B24-9CF9-41380976B8D0}" destId="{B03E35B3-9816-47C8-815A-2E40261CE97F}" srcOrd="2" destOrd="0" presId="urn:microsoft.com/office/officeart/2005/8/layout/hierarchy4"/>
    <dgm:cxn modelId="{9F10A4B8-F1F7-4D6C-B1EB-DF228E6430AA}" type="presParOf" srcId="{B03E35B3-9816-47C8-815A-2E40261CE97F}" destId="{9DF2C459-4115-4E2B-AE4B-636AE7505F85}" srcOrd="0" destOrd="0" presId="urn:microsoft.com/office/officeart/2005/8/layout/hierarchy4"/>
    <dgm:cxn modelId="{147589EC-ADC6-4421-AA97-F524595135F4}" type="presParOf" srcId="{B03E35B3-9816-47C8-815A-2E40261CE97F}" destId="{F2A14732-42DC-4D56-BA90-F09457335866}" srcOrd="1" destOrd="0" presId="urn:microsoft.com/office/officeart/2005/8/layout/hierarchy4"/>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A8642CE-076F-4E21-9169-AEFC3A7958DB}">
      <dsp:nvSpPr>
        <dsp:cNvPr id="0" name=""/>
        <dsp:cNvSpPr/>
      </dsp:nvSpPr>
      <dsp:spPr>
        <a:xfrm>
          <a:off x="1949" y="375"/>
          <a:ext cx="548250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AR" sz="3200" kern="1200"/>
            <a:t>CONVERSOR FLASH</a:t>
          </a:r>
        </a:p>
      </dsp:txBody>
      <dsp:txXfrm>
        <a:off x="1949" y="375"/>
        <a:ext cx="5482500" cy="746187"/>
      </dsp:txXfrm>
    </dsp:sp>
    <dsp:sp modelId="{A3022894-5017-4BFC-92F1-859D2AB0615B}">
      <dsp:nvSpPr>
        <dsp:cNvPr id="0" name=""/>
        <dsp:cNvSpPr/>
      </dsp:nvSpPr>
      <dsp:spPr>
        <a:xfrm>
          <a:off x="1949" y="818196"/>
          <a:ext cx="2699606"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AR" sz="3200" kern="1200"/>
            <a:t>Analogico</a:t>
          </a:r>
        </a:p>
      </dsp:txBody>
      <dsp:txXfrm>
        <a:off x="1949" y="818196"/>
        <a:ext cx="2699606" cy="746187"/>
      </dsp:txXfrm>
    </dsp:sp>
    <dsp:sp modelId="{6703DBD5-002B-494B-811C-88092CA77056}">
      <dsp:nvSpPr>
        <dsp:cNvPr id="0" name=""/>
        <dsp:cNvSpPr/>
      </dsp:nvSpPr>
      <dsp:spPr>
        <a:xfrm>
          <a:off x="1949" y="1636016"/>
          <a:ext cx="132204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DIVISOR RESISTIVO</a:t>
          </a:r>
        </a:p>
      </dsp:txBody>
      <dsp:txXfrm>
        <a:off x="1949" y="1636016"/>
        <a:ext cx="1322040" cy="746187"/>
      </dsp:txXfrm>
    </dsp:sp>
    <dsp:sp modelId="{71FB9E89-85B4-426C-9E92-70DA55968B4C}">
      <dsp:nvSpPr>
        <dsp:cNvPr id="0" name=""/>
        <dsp:cNvSpPr/>
      </dsp:nvSpPr>
      <dsp:spPr>
        <a:xfrm>
          <a:off x="1379515" y="1636016"/>
          <a:ext cx="132204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COMPARADOR</a:t>
          </a:r>
        </a:p>
      </dsp:txBody>
      <dsp:txXfrm>
        <a:off x="1379515" y="1636016"/>
        <a:ext cx="1322040" cy="746187"/>
      </dsp:txXfrm>
    </dsp:sp>
    <dsp:sp modelId="{27A8E2C9-ACC0-4C1C-A1B4-FC5118E4D3CD}">
      <dsp:nvSpPr>
        <dsp:cNvPr id="0" name=""/>
        <dsp:cNvSpPr/>
      </dsp:nvSpPr>
      <dsp:spPr>
        <a:xfrm>
          <a:off x="2812607" y="818196"/>
          <a:ext cx="2671843"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AR" sz="3200" kern="1200"/>
            <a:t>Digital</a:t>
          </a:r>
        </a:p>
      </dsp:txBody>
      <dsp:txXfrm>
        <a:off x="2812607" y="818196"/>
        <a:ext cx="2671843" cy="746187"/>
      </dsp:txXfrm>
    </dsp:sp>
    <dsp:sp modelId="{2D0BEDD2-93E1-444F-B15D-F8AE6E00B684}">
      <dsp:nvSpPr>
        <dsp:cNvPr id="0" name=""/>
        <dsp:cNvSpPr/>
      </dsp:nvSpPr>
      <dsp:spPr>
        <a:xfrm>
          <a:off x="2812607" y="1636016"/>
          <a:ext cx="2671843"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DECODIFICADOR</a:t>
          </a:r>
        </a:p>
      </dsp:txBody>
      <dsp:txXfrm>
        <a:off x="2812607" y="1636016"/>
        <a:ext cx="2671843" cy="746187"/>
      </dsp:txXfrm>
    </dsp:sp>
    <dsp:sp modelId="{85EB828F-C976-4C4B-BA1A-17244ACF076A}">
      <dsp:nvSpPr>
        <dsp:cNvPr id="0" name=""/>
        <dsp:cNvSpPr/>
      </dsp:nvSpPr>
      <dsp:spPr>
        <a:xfrm>
          <a:off x="2812607" y="2453837"/>
          <a:ext cx="132204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NEGADOR</a:t>
          </a:r>
        </a:p>
      </dsp:txBody>
      <dsp:txXfrm>
        <a:off x="2812607" y="2453837"/>
        <a:ext cx="1322040" cy="746187"/>
      </dsp:txXfrm>
    </dsp:sp>
    <dsp:sp modelId="{9DF2C459-4115-4E2B-AE4B-636AE7505F85}">
      <dsp:nvSpPr>
        <dsp:cNvPr id="0" name=""/>
        <dsp:cNvSpPr/>
      </dsp:nvSpPr>
      <dsp:spPr>
        <a:xfrm>
          <a:off x="4162410" y="2453837"/>
          <a:ext cx="132204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COMPUERTAS NAND</a:t>
          </a:r>
        </a:p>
      </dsp:txBody>
      <dsp:txXfrm>
        <a:off x="4162410" y="2453837"/>
        <a:ext cx="1322040" cy="7461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5B2B9-3E78-4E04-B8D7-1CEE4DDD9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14</Pages>
  <Words>2337</Words>
  <Characters>12854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30</cp:revision>
  <dcterms:created xsi:type="dcterms:W3CDTF">2010-06-26T21:57:00Z</dcterms:created>
  <dcterms:modified xsi:type="dcterms:W3CDTF">2010-07-07T00:07:00Z</dcterms:modified>
</cp:coreProperties>
</file>