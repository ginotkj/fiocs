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4023A3"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793CA9">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ins w:id="0" w:author="FABRICIO" w:date="2010-08-08T17:25:00Z">
        <w:r w:rsidR="0083091C">
          <w:t>s</w:t>
        </w:r>
      </w:ins>
      <w:r>
        <w:t xml:space="preserve">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rPr>
          <w:ins w:id="1" w:author="FABRICIO" w:date="2010-08-09T18:33:00Z"/>
        </w:rPr>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del w:id="2" w:author="FABRICIO" w:date="2010-08-08T17:26:00Z">
        <w:r w:rsidR="00CA1986" w:rsidDel="0083091C">
          <w:delText>un enorme recurso</w:delText>
        </w:r>
      </w:del>
      <w:ins w:id="3" w:author="FABRICIO" w:date="2010-08-08T17:26:00Z">
        <w:r w:rsidR="0083091C">
          <w:t>un costo</w:t>
        </w:r>
      </w:ins>
      <w:r w:rsidR="00CA1986">
        <w:t xml:space="preserve"> computacional</w:t>
      </w:r>
      <w:ins w:id="4" w:author="FABRICIO" w:date="2010-08-08T17:26:00Z">
        <w:r w:rsidR="0083091C">
          <w:t xml:space="preserve"> considerable</w:t>
        </w:r>
      </w:ins>
      <w:r w:rsidR="00CA1986">
        <w:t>.</w:t>
      </w:r>
      <w:r w:rsidR="00263B12">
        <w:t xml:space="preserve"> Las inyecciones se realizar</w:t>
      </w:r>
      <w:r w:rsidR="003162A2">
        <w:t>on</w:t>
      </w:r>
      <w:r w:rsidR="00263B12">
        <w:t xml:space="preserve"> de modo manual, en el cual se consider</w:t>
      </w:r>
      <w:ins w:id="5" w:author="FABRICIO" w:date="2010-08-08T17:26:00Z">
        <w:r w:rsidR="0083091C">
          <w:t>aron</w:t>
        </w:r>
      </w:ins>
      <w:del w:id="6" w:author="FABRICIO" w:date="2010-08-08T17:26:00Z">
        <w:r w:rsidR="00263B12" w:rsidDel="0083091C">
          <w:delText>o</w:delText>
        </w:r>
      </w:del>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1A09A8" w:rsidRDefault="001A09A8" w:rsidP="00EF41FA">
      <w:pPr>
        <w:pStyle w:val="ParrafoTESIS"/>
      </w:pPr>
      <w:ins w:id="7" w:author="FABRICIO" w:date="2010-08-09T18:33:00Z">
        <w:r>
          <w:t xml:space="preserve">La inyección manual permite disponer de un conjunto de resultados de gran confianza para el usuario </w:t>
        </w:r>
      </w:ins>
      <w:ins w:id="8" w:author="FABRICIO" w:date="2010-08-09T18:36:00Z">
        <w:r>
          <w:t>que</w:t>
        </w:r>
      </w:ins>
      <w:ins w:id="9" w:author="FABRICIO" w:date="2010-08-09T18:33:00Z">
        <w:r>
          <w:t xml:space="preserve"> luego </w:t>
        </w:r>
      </w:ins>
      <w:ins w:id="10" w:author="FABRICIO" w:date="2010-08-09T18:34:00Z">
        <w:r>
          <w:t>servirán</w:t>
        </w:r>
      </w:ins>
      <w:ins w:id="11" w:author="FABRICIO" w:date="2010-08-09T18:33:00Z">
        <w:r>
          <w:t xml:space="preserve"> </w:t>
        </w:r>
      </w:ins>
      <w:ins w:id="12" w:author="FABRICIO" w:date="2010-08-09T18:34:00Z">
        <w:r>
          <w:t xml:space="preserve">para comparar los </w:t>
        </w:r>
      </w:ins>
      <w:ins w:id="13" w:author="FABRICIO" w:date="2010-08-09T18:35:00Z">
        <w:r>
          <w:t>datos</w:t>
        </w:r>
      </w:ins>
      <w:ins w:id="14" w:author="FABRICIO" w:date="2010-08-09T18:34:00Z">
        <w:r>
          <w:t xml:space="preserve"> obtenidos de la campa</w:t>
        </w:r>
      </w:ins>
      <w:ins w:id="15" w:author="FABRICIO" w:date="2010-08-09T18:35:00Z">
        <w:r>
          <w:t xml:space="preserve">ña automatizada de inyección y extracción de resultados. La confianza a estos resultados </w:t>
        </w:r>
      </w:ins>
      <w:ins w:id="16" w:author="FABRICIO" w:date="2010-08-09T18:36:00Z">
        <w:r>
          <w:t xml:space="preserve">proviene del hecho que el proceso de inyección de fallas requiere de una modificación de </w:t>
        </w:r>
        <w:r>
          <w:lastRenderedPageBreak/>
          <w:t xml:space="preserve">archivos de </w:t>
        </w:r>
      </w:ins>
      <w:ins w:id="17" w:author="FABRICIO" w:date="2010-08-09T18:37:00Z">
        <w:r>
          <w:t xml:space="preserve">simulación, selección de condiciones, </w:t>
        </w:r>
      </w:ins>
      <w:ins w:id="18" w:author="FABRICIO" w:date="2010-08-09T18:38:00Z">
        <w:r>
          <w:t>configuración</w:t>
        </w:r>
      </w:ins>
      <w:ins w:id="19" w:author="FABRICIO" w:date="2010-08-09T18:37:00Z">
        <w:r>
          <w:t xml:space="preserve"> </w:t>
        </w:r>
      </w:ins>
      <w:ins w:id="20" w:author="FABRICIO" w:date="2010-08-09T18:38:00Z">
        <w:r>
          <w:t>del entorno de simulación, lectura de datos simulados</w:t>
        </w:r>
      </w:ins>
      <w:ins w:id="21" w:author="FABRICIO" w:date="2010-08-09T18:39:00Z">
        <w:r>
          <w:t>,</w:t>
        </w:r>
      </w:ins>
      <w:ins w:id="22" w:author="FABRICIO" w:date="2010-08-09T18:38:00Z">
        <w:r>
          <w:t xml:space="preserve"> </w:t>
        </w:r>
      </w:ins>
      <w:ins w:id="23" w:author="FABRICIO" w:date="2010-08-09T18:39:00Z">
        <w:r>
          <w:t>extracción e interpretación</w:t>
        </w:r>
      </w:ins>
      <w:ins w:id="24" w:author="FABRICIO" w:date="2010-08-09T18:38:00Z">
        <w:r>
          <w:t xml:space="preserve"> </w:t>
        </w:r>
      </w:ins>
      <w:ins w:id="25" w:author="FABRICIO" w:date="2010-08-09T18:39:00Z">
        <w:r>
          <w:t>de los mismos</w:t>
        </w:r>
      </w:ins>
      <w:ins w:id="26" w:author="FABRICIO" w:date="2010-08-09T18:41:00Z">
        <w:r w:rsidR="005F2EA7">
          <w:t xml:space="preserve">, lo que genera un entorno propenso a errores. </w:t>
        </w:r>
      </w:ins>
      <w:ins w:id="27" w:author="FABRICIO" w:date="2010-08-09T18:42:00Z">
        <w:r w:rsidR="005F2EA7">
          <w:t xml:space="preserve">Es por ello que la etapa de </w:t>
        </w:r>
      </w:ins>
      <w:ins w:id="28" w:author="FABRICIO" w:date="2010-08-09T18:48:00Z">
        <w:r w:rsidR="005F2EA7">
          <w:t>inyección</w:t>
        </w:r>
      </w:ins>
      <w:ins w:id="29" w:author="FABRICIO" w:date="2010-08-09T18:42:00Z">
        <w:r w:rsidR="005F2EA7">
          <w:t xml:space="preserve"> de fallas y </w:t>
        </w:r>
      </w:ins>
      <w:ins w:id="30" w:author="FABRICIO" w:date="2010-08-09T18:48:00Z">
        <w:r w:rsidR="005F2EA7">
          <w:t>análisis</w:t>
        </w:r>
      </w:ins>
      <w:ins w:id="31" w:author="FABRICIO" w:date="2010-08-09T18:42:00Z">
        <w:r w:rsidR="005F2EA7">
          <w:t xml:space="preserve"> de los resultados se realiza en un principio de manera manual</w:t>
        </w:r>
      </w:ins>
      <w:ins w:id="32" w:author="FABRICIO" w:date="2010-08-09T18:43:00Z">
        <w:r w:rsidR="005F2EA7">
          <w:t xml:space="preserve"> bajo variadas condiciones</w:t>
        </w:r>
      </w:ins>
      <w:ins w:id="33" w:author="FABRICIO" w:date="2010-08-09T18:42:00Z">
        <w:r w:rsidR="005F2EA7">
          <w:t xml:space="preserve"> para asegurarse de la confiabilidad del proceso</w:t>
        </w:r>
      </w:ins>
      <w:ins w:id="34" w:author="FABRICIO" w:date="2010-08-09T18:44:00Z">
        <w:r w:rsidR="005F2EA7">
          <w:t xml:space="preserve"> y luego corroborar el funcionamiento del programa que automatizara el proceso.</w:t>
        </w:r>
      </w:ins>
    </w:p>
    <w:p w:rsidR="00757ADC" w:rsidRPr="00C51804" w:rsidRDefault="00757ADC" w:rsidP="00263B12">
      <w:pPr>
        <w:pStyle w:val="Ttulo3"/>
        <w:rPr>
          <w:rStyle w:val="nfasisintenso"/>
        </w:rPr>
      </w:pPr>
      <w:r w:rsidRPr="00C51804">
        <w:rPr>
          <w:rStyle w:val="nfasisintenso"/>
        </w:rPr>
        <w:t xml:space="preserve"> </w:t>
      </w:r>
      <w:r w:rsidR="00E70FAF" w:rsidRPr="00C51804">
        <w:rPr>
          <w:rStyle w:val="nfasisintenso"/>
        </w:rPr>
        <w:t>Metodología de inyección</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del w:id="35" w:author="FABRICIO" w:date="2010-08-08T17:30:00Z">
        <w:r w:rsidR="003C5823" w:rsidDel="0083091C">
          <w:delText xml:space="preserve">análisis </w:delText>
        </w:r>
        <w:r w:rsidR="008F0E30" w:rsidDel="0083091C">
          <w:delText xml:space="preserve">de </w:delText>
        </w:r>
        <w:r w:rsidR="003C5823" w:rsidDel="0083091C">
          <w:delText xml:space="preserve">tipo </w:delText>
        </w:r>
        <w:r w:rsidR="002623B0" w:rsidRPr="0055024C" w:rsidDel="0083091C">
          <w:delText>“</w:delText>
        </w:r>
        <w:r w:rsidR="0055024C" w:rsidRPr="0055024C" w:rsidDel="0083091C">
          <w:delText>b</w:delText>
        </w:r>
        <w:r w:rsidR="002623B0" w:rsidRPr="0055024C" w:rsidDel="0083091C">
          <w:delText>arrido en tensión continua”</w:delText>
        </w:r>
      </w:del>
      <w:ins w:id="36" w:author="FABRICIO" w:date="2010-08-08T17:30:00Z">
        <w:r w:rsidR="0083091C">
          <w:t>estudio paramétrico</w:t>
        </w:r>
      </w:ins>
      <w:r w:rsidR="002623B0">
        <w:t xml:space="preserve"> </w:t>
      </w:r>
      <w:r w:rsidR="003C5823">
        <w:t xml:space="preserve">variando </w:t>
      </w:r>
      <w:del w:id="37" w:author="FABRICIO" w:date="2010-08-08T17:30:00Z">
        <w:r w:rsidR="003C5823" w:rsidDel="0083091C">
          <w:delText>el parámetro</w:delText>
        </w:r>
      </w:del>
      <w:ins w:id="38" w:author="FABRICIO" w:date="2010-08-08T17:30:00Z">
        <w:r w:rsidR="0083091C">
          <w:t xml:space="preserve">la tensión </w:t>
        </w:r>
      </w:ins>
      <w:del w:id="39" w:author="FABRICIO" w:date="2010-08-08T17:30:00Z">
        <w:r w:rsidR="003C5823" w:rsidDel="0083091C">
          <w:delText xml:space="preserve"> </w:delText>
        </w:r>
        <w:r w:rsidR="00B938AC" w:rsidDel="0083091C">
          <w:delText>señal</w:delText>
        </w:r>
        <w:r w:rsidR="003C5823" w:rsidDel="0083091C">
          <w:delText xml:space="preserve"> </w:delText>
        </w:r>
      </w:del>
      <w:r w:rsidR="003C5823">
        <w:t>de entrada en 4 estados de tensiones diferentes:</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ins w:id="40" w:author="FABRICIO" w:date="2010-08-11T01:38:00Z">
        <w:r w:rsidR="00EC4105">
          <w:rPr>
            <w:lang w:eastAsia="es-AR"/>
          </w:rPr>
          <w:t xml:space="preserve"> (</w:t>
        </w:r>
      </w:ins>
      <w:ins w:id="41" w:author="FABRICIO" w:date="2010-08-11T01:40:00Z">
        <w:r w:rsidR="00EC4105">
          <w:rPr>
            <w:lang w:eastAsia="es-AR"/>
          </w:rPr>
          <w:t xml:space="preserve">curvas de </w:t>
        </w:r>
      </w:ins>
      <w:ins w:id="42" w:author="FABRICIO" w:date="2010-08-11T01:38:00Z">
        <w:r w:rsidR="00EC4105">
          <w:rPr>
            <w:lang w:eastAsia="es-AR"/>
          </w:rPr>
          <w:t>color</w:t>
        </w:r>
      </w:ins>
      <w:ins w:id="43" w:author="FABRICIO" w:date="2010-08-11T01:39:00Z">
        <w:r w:rsidR="00EC4105">
          <w:rPr>
            <w:lang w:eastAsia="es-AR"/>
          </w:rPr>
          <w:t xml:space="preserve"> verde</w:t>
        </w:r>
      </w:ins>
      <w:ins w:id="44" w:author="FABRICIO" w:date="2010-08-11T01:38:00Z">
        <w:r w:rsidR="00EC4105">
          <w:rPr>
            <w:lang w:eastAsia="es-AR"/>
          </w:rPr>
          <w:t>)</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ins w:id="45" w:author="FABRICIO" w:date="2010-08-11T01:39:00Z">
        <w:r w:rsidR="00EC4105">
          <w:rPr>
            <w:lang w:eastAsia="es-AR"/>
          </w:rPr>
          <w:t xml:space="preserve"> (curvas de color rojo)</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ins w:id="46" w:author="FABRICIO" w:date="2010-08-11T01:40:00Z">
        <w:r w:rsidR="00EC4105">
          <w:rPr>
            <w:lang w:eastAsia="es-AR"/>
          </w:rPr>
          <w:t xml:space="preserve"> (curvas de color violeta)</w:t>
        </w:r>
      </w:ins>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ins w:id="47" w:author="FABRICIO" w:date="2010-08-11T01:40:00Z">
        <w:r w:rsidR="00EC4105">
          <w:rPr>
            <w:lang w:eastAsia="es-AR"/>
          </w:rPr>
          <w:t xml:space="preserve"> (curvas de color amarillo)</w:t>
        </w:r>
      </w:ins>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8E0880" w:rsidRDefault="00E8723E">
      <w:pPr>
        <w:pStyle w:val="ParrafoTESIS"/>
        <w:numPr>
          <w:ilvl w:val="0"/>
          <w:numId w:val="19"/>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4023A3" w:rsidP="00A76881">
      <w:pPr>
        <w:pStyle w:val="Epgrafe"/>
      </w:pPr>
      <w:bookmarkStart w:id="48" w:name="_Ref266534636"/>
      <w:r w:rsidRPr="004023A3">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4023A3">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4023A3">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49" w:name="_Ref266534679"/>
      <w:r>
        <w:t xml:space="preserve">Figura </w:t>
      </w:r>
      <w:fldSimple w:instr=" SEQ Figura \* ARABIC ">
        <w:r w:rsidR="00793CA9">
          <w:rPr>
            <w:noProof/>
          </w:rPr>
          <w:t>2</w:t>
        </w:r>
      </w:fldSimple>
      <w:bookmarkEnd w:id="48"/>
      <w:bookmarkEnd w:id="49"/>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3.1.1) INYECCIÓ</w:t>
      </w:r>
      <w:r w:rsidRPr="00BD0AFF">
        <w:t xml:space="preserve">N </w:t>
      </w:r>
      <w:r>
        <w:t xml:space="preserve">DE FALLAS </w:t>
      </w:r>
      <w:r w:rsidRPr="00BD0AFF">
        <w:t>EXPONENCIAL</w:t>
      </w:r>
      <w:r>
        <w:t>ES</w:t>
      </w:r>
    </w:p>
    <w:p w:rsidR="00D661A7" w:rsidRPr="00D661A7" w:rsidRDefault="00D661A7" w:rsidP="00D661A7">
      <w:ins w:id="50" w:author="FABRICIO" w:date="2010-08-09T21:11:00Z">
        <w:r>
          <w:t xml:space="preserve">A continuación se presentan las inyecciones de fallas realizadas de manera manual para los distintos comparadores seleccionados. </w:t>
        </w:r>
      </w:ins>
      <w:ins w:id="51" w:author="FABRICIO" w:date="2010-08-09T21:12:00Z">
        <w:r>
          <w:t xml:space="preserve">Se ilustran algunos de los resultados obtenidos luego de la </w:t>
        </w:r>
      </w:ins>
      <w:ins w:id="52" w:author="FABRICIO" w:date="2010-08-09T21:13:00Z">
        <w:r>
          <w:t>simulación</w:t>
        </w:r>
      </w:ins>
      <w:ins w:id="53" w:author="FABRICIO" w:date="2010-08-09T21:12:00Z">
        <w:r>
          <w:t>,</w:t>
        </w:r>
      </w:ins>
      <w:ins w:id="54" w:author="FABRICIO" w:date="2010-08-09T21:13:00Z">
        <w:r>
          <w:t xml:space="preserve"> en donde se </w:t>
        </w:r>
        <w:proofErr w:type="spellStart"/>
        <w:r>
          <w:t>pareciará</w:t>
        </w:r>
        <w:proofErr w:type="spellEnd"/>
        <w:r>
          <w:t xml:space="preserve"> dos ventanas de simulación para </w:t>
        </w:r>
        <w:proofErr w:type="spellStart"/>
        <w:r>
          <w:t>gr</w:t>
        </w:r>
        <w:proofErr w:type="gramStart"/>
        <w:r>
          <w:t>;afica</w:t>
        </w:r>
        <w:proofErr w:type="spellEnd"/>
        <w:proofErr w:type="gramEnd"/>
        <w:r>
          <w:t xml:space="preserve">. </w:t>
        </w:r>
      </w:ins>
      <w:ins w:id="55" w:author="FABRICIO" w:date="2010-08-09T21:14:00Z">
        <w:r>
          <w:t>En la ventana superior de la simulación se grafica la tensión del nodo afectado por la falla</w:t>
        </w:r>
      </w:ins>
      <w:ins w:id="56" w:author="FABRICIO" w:date="2010-08-11T01:42:00Z">
        <w:r w:rsidR="00460EE6">
          <w:t xml:space="preserve"> (con las referencias de color explicadas anteriormente en la metodología de </w:t>
        </w:r>
        <w:proofErr w:type="spellStart"/>
        <w:r w:rsidR="00460EE6">
          <w:t>inyeccion</w:t>
        </w:r>
        <w:proofErr w:type="spellEnd"/>
        <w:r w:rsidR="00460EE6">
          <w:t>)</w:t>
        </w:r>
      </w:ins>
      <w:ins w:id="57" w:author="FABRICIO" w:date="2010-08-09T21:14:00Z">
        <w:r>
          <w:t xml:space="preserve">, y en la ventana inferior se grafica la </w:t>
        </w:r>
        <w:proofErr w:type="spellStart"/>
        <w:r>
          <w:t>sumatortia</w:t>
        </w:r>
        <w:proofErr w:type="spellEnd"/>
        <w:r>
          <w:t xml:space="preserve"> de las corrientes intervinientes en el </w:t>
        </w:r>
        <w:proofErr w:type="spellStart"/>
        <w:r>
          <w:t>drenador</w:t>
        </w:r>
        <w:proofErr w:type="spellEnd"/>
        <w:r>
          <w:t xml:space="preserve"> donde se inyect</w:t>
        </w:r>
      </w:ins>
      <w:ins w:id="58" w:author="FABRICIO" w:date="2010-08-09T21:15:00Z">
        <w:r>
          <w:t>ó la falla</w:t>
        </w:r>
      </w:ins>
      <w:ins w:id="59" w:author="FABRICIO" w:date="2010-08-11T01:41:00Z">
        <w:r w:rsidR="00460EE6">
          <w:t xml:space="preserve"> (curva de color verde es la corriente inyectada, la curva de color rojo es la sumatoria de las corrientes existentes en el nodo en modo reposo)</w:t>
        </w:r>
      </w:ins>
      <w:ins w:id="60" w:author="FABRICIO" w:date="2010-08-09T21:15:00Z">
        <w:r>
          <w:t>.</w:t>
        </w:r>
      </w:ins>
    </w:p>
    <w:p w:rsidR="00E70FAF" w:rsidRPr="00E249B9" w:rsidRDefault="00E70FAF" w:rsidP="00E70FAF">
      <w:pPr>
        <w:pStyle w:val="ParrafoTESIS"/>
      </w:pPr>
      <w:r w:rsidRPr="00A8165C">
        <w:rPr>
          <w:b/>
        </w:rPr>
        <w:t>1.005V C1 - Inyección en nodo NDNEG</w:t>
      </w:r>
      <w:r w:rsidRPr="00BD0AFF">
        <w:t>:</w:t>
      </w:r>
      <w:r>
        <w:t xml:space="preserve"> Se inyecta el modelo exponencial en el nodo denominado NDNEG, el cual afecta a los </w:t>
      </w:r>
      <w:proofErr w:type="spellStart"/>
      <w:r>
        <w:t>drenadores</w:t>
      </w:r>
      <w:proofErr w:type="spellEnd"/>
      <w:r>
        <w:t xml:space="preserve"> de la rama de la señal de entrada (rama izquierda del diferencial).</w:t>
      </w:r>
    </w:p>
    <w:p w:rsidR="00E70FAF" w:rsidRDefault="00E70FAF" w:rsidP="00E70FAF">
      <w:pPr>
        <w:pStyle w:val="Epgrafe"/>
        <w:jc w:val="center"/>
      </w:pPr>
      <w:r>
        <w:rPr>
          <w:b w:val="0"/>
          <w:bCs w:val="0"/>
          <w:noProof/>
          <w:lang w:eastAsia="es-AR"/>
        </w:rPr>
        <w:lastRenderedPageBreak/>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E70FAF">
      <w:pPr>
        <w:pStyle w:val="Epgrafe"/>
        <w:jc w:val="center"/>
      </w:pPr>
      <w:bookmarkStart w:id="61" w:name="_Ref269254437"/>
      <w:r>
        <w:t xml:space="preserve">Figura </w:t>
      </w:r>
      <w:fldSimple w:instr=" SEQ Figura \* ARABIC ">
        <w:r w:rsidR="00793CA9">
          <w:rPr>
            <w:noProof/>
          </w:rPr>
          <w:t>3</w:t>
        </w:r>
      </w:fldSimple>
      <w:bookmarkEnd w:id="61"/>
      <w:r>
        <w:t>)</w:t>
      </w:r>
      <w:r w:rsidRPr="009D6153">
        <w:t xml:space="preserve"> </w:t>
      </w:r>
      <w:r>
        <w:t xml:space="preserve">Inyección de la falla exponencial en el </w:t>
      </w:r>
      <w:proofErr w:type="spellStart"/>
      <w:r>
        <w:t>drenador</w:t>
      </w:r>
      <w:proofErr w:type="spellEnd"/>
      <w:r>
        <w:t xml:space="preserve"> del transistor P del nodo NDNEG.</w:t>
      </w:r>
    </w:p>
    <w:p w:rsidR="00460EE6" w:rsidRDefault="00E70FAF" w:rsidP="00E70FAF">
      <w:pPr>
        <w:pStyle w:val="Epgrafe"/>
        <w:jc w:val="center"/>
        <w:rPr>
          <w:ins w:id="62" w:author="FABRICIO" w:date="2010-08-11T01:44:00Z"/>
        </w:rP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63" w:name="_Ref269254439"/>
      <w:r>
        <w:t xml:space="preserve">Figura </w:t>
      </w:r>
      <w:fldSimple w:instr=" SEQ Figura \* ARABIC ">
        <w:r w:rsidR="00793CA9">
          <w:rPr>
            <w:noProof/>
          </w:rPr>
          <w:t>4</w:t>
        </w:r>
      </w:fldSimple>
      <w:bookmarkEnd w:id="63"/>
      <w:r>
        <w:t xml:space="preserve">) Inyección de la falla exponencial en el </w:t>
      </w:r>
      <w:proofErr w:type="spellStart"/>
      <w:r>
        <w:t>drenador</w:t>
      </w:r>
      <w:proofErr w:type="spellEnd"/>
      <w:r>
        <w:t xml:space="preserve"> del transistor N del nodo NDNEG.</w:t>
      </w:r>
    </w:p>
    <w:p w:rsidR="00F76D0C" w:rsidRDefault="00E70FAF" w:rsidP="00F76D0C">
      <w:pPr>
        <w:pStyle w:val="ParrafoTESIS"/>
        <w:rPr>
          <w:ins w:id="64" w:author="FABRICIO" w:date="2010-08-10T11:39:00Z"/>
        </w:rPr>
      </w:pPr>
      <w:del w:id="65" w:author="FABRICIO" w:date="2010-08-10T11:38:00Z">
        <w:r w:rsidDel="00F76D0C">
          <w:delText>Como se aprecia para</w:delText>
        </w:r>
      </w:del>
      <w:ins w:id="66" w:author="FABRICIO" w:date="2010-08-10T11:38:00Z">
        <w:r w:rsidR="00F76D0C">
          <w:t>En</w:t>
        </w:r>
      </w:ins>
      <w:r>
        <w:t xml:space="preserve"> ambos casos de simulación, la inyección de la falla solo produce un leve cambio de tensión en el nodo afectado, mientras que las corrientes intervinientes varían </w:t>
      </w:r>
      <w:del w:id="67" w:author="FABRICIO" w:date="2010-08-10T11:38:00Z">
        <w:r w:rsidDel="00F76D0C">
          <w:delText xml:space="preserve">en gran medida </w:delText>
        </w:r>
      </w:del>
      <w:r>
        <w:t>para mantener el equilibro</w:t>
      </w:r>
      <w:ins w:id="68" w:author="FABRICIO" w:date="2010-08-10T11:38:00Z">
        <w:r w:rsidR="00F76D0C">
          <w:t xml:space="preserve"> en el nodo de inyección</w:t>
        </w:r>
      </w:ins>
      <w:r>
        <w:t>.</w:t>
      </w:r>
    </w:p>
    <w:p w:rsidR="00F76D0C" w:rsidRPr="00191CF9" w:rsidRDefault="007C14D9" w:rsidP="00F76D0C">
      <w:pPr>
        <w:pStyle w:val="ParrafoTESIS"/>
      </w:pPr>
      <w:ins w:id="69" w:author="FABRICIO" w:date="2010-08-10T11:39:00Z">
        <w:r>
          <w:t xml:space="preserve">Para </w:t>
        </w:r>
      </w:ins>
      <w:ins w:id="70" w:author="FABRICIO" w:date="2010-08-10T11:41:00Z">
        <w:r>
          <w:t xml:space="preserve">el modelado de la falla </w:t>
        </w:r>
      </w:ins>
      <w:ins w:id="71" w:author="FABRICIO" w:date="2010-08-10T11:39:00Z">
        <w:r w:rsidR="00F76D0C">
          <w:t xml:space="preserve">en el </w:t>
        </w:r>
        <w:proofErr w:type="spellStart"/>
        <w:r w:rsidR="00F76D0C">
          <w:t>drenador</w:t>
        </w:r>
        <w:proofErr w:type="spellEnd"/>
        <w:r w:rsidR="00F76D0C">
          <w:t xml:space="preserve"> del </w:t>
        </w:r>
      </w:ins>
      <w:ins w:id="72" w:author="FABRICIO" w:date="2010-08-10T11:44:00Z">
        <w:r>
          <w:t>transistor</w:t>
        </w:r>
      </w:ins>
      <w:ins w:id="73" w:author="FABRICIO" w:date="2010-08-10T11:39:00Z">
        <w:r w:rsidR="00F76D0C">
          <w:t xml:space="preserve"> </w:t>
        </w:r>
      </w:ins>
      <w:ins w:id="74" w:author="FABRICIO" w:date="2010-08-10T11:40:00Z">
        <w:r>
          <w:t>P</w:t>
        </w:r>
      </w:ins>
      <w:ins w:id="75" w:author="FABRICIO" w:date="2010-08-10T11:45:00Z">
        <w:r>
          <w:t>MOS</w:t>
        </w:r>
      </w:ins>
      <w:ins w:id="76" w:author="FABRICIO" w:date="2010-08-10T11:40:00Z">
        <w:r>
          <w:t xml:space="preserve">, la corriente </w:t>
        </w:r>
      </w:ins>
      <w:ins w:id="77" w:author="FABRICIO" w:date="2010-08-10T11:41:00Z">
        <w:r>
          <w:t xml:space="preserve">que </w:t>
        </w:r>
      </w:ins>
      <w:ins w:id="78" w:author="FABRICIO" w:date="2010-08-10T11:40:00Z">
        <w:r>
          <w:t xml:space="preserve">es inyectada </w:t>
        </w:r>
      </w:ins>
      <w:ins w:id="79" w:author="FABRICIO" w:date="2010-08-10T11:41:00Z">
        <w:r>
          <w:t>al nodo genera un aumento de la tensi</w:t>
        </w:r>
      </w:ins>
      <w:ins w:id="80" w:author="FABRICIO" w:date="2010-08-10T11:42:00Z">
        <w:r>
          <w:t xml:space="preserve">ón del mismo por un breve momento, luego vuelve a su estado inicial. </w:t>
        </w:r>
      </w:ins>
      <w:ins w:id="81" w:author="FABRICIO" w:date="2010-08-10T11:43:00Z">
        <w:r>
          <w:t xml:space="preserve">Las variaciones en dicho punto son controladas gracias a </w:t>
        </w:r>
        <w:r>
          <w:lastRenderedPageBreak/>
          <w:t>la configuración de los transistores (conectados como diodos)</w:t>
        </w:r>
      </w:ins>
      <w:ins w:id="82" w:author="FABRICIO" w:date="2010-08-10T11:44:00Z">
        <w:r>
          <w:t xml:space="preserve">. Para el caso en el </w:t>
        </w:r>
        <w:proofErr w:type="spellStart"/>
        <w:r>
          <w:t>drenador</w:t>
        </w:r>
        <w:proofErr w:type="spellEnd"/>
        <w:r>
          <w:t xml:space="preserve"> del transistor N</w:t>
        </w:r>
      </w:ins>
      <w:ins w:id="83" w:author="FABRICIO" w:date="2010-08-10T11:45:00Z">
        <w:r>
          <w:t>MOS</w:t>
        </w:r>
      </w:ins>
      <w:ins w:id="84" w:author="FABRICIO" w:date="2010-08-10T11:44:00Z">
        <w:r>
          <w:t>, la corrientes es drenada del nodo y produce una reducción del nivel de tensi</w:t>
        </w:r>
      </w:ins>
      <w:ins w:id="85" w:author="FABRICIO" w:date="2010-08-10T11:45:00Z">
        <w:r>
          <w:t>ón existente y luego volviendo a su estado inicial, al igual que el transistor PMOS.</w:t>
        </w:r>
      </w:ins>
    </w:p>
    <w:p w:rsidR="00E70FAF" w:rsidRPr="00BD0AFF" w:rsidRDefault="00E70FAF" w:rsidP="00E70FAF">
      <w:pPr>
        <w:pStyle w:val="ParrafoTESIS"/>
      </w:pPr>
      <w:r w:rsidRPr="00A8165C">
        <w:rPr>
          <w:b/>
        </w:rPr>
        <w:t>1.005V C1 - Inyección en nodo NDOUT:</w:t>
      </w:r>
      <w:r>
        <w:t xml:space="preserve"> El nodo afectado en este caso es el nodo de salida del comparador (NDOUT, segunda etapa del comparador).</w:t>
      </w:r>
    </w:p>
    <w:p w:rsidR="00E70FAF" w:rsidRDefault="00E70FAF" w:rsidP="00E70FAF">
      <w:pPr>
        <w:pStyle w:val="Epgrafe"/>
        <w:jc w:val="center"/>
      </w:pPr>
      <w:r>
        <w:rPr>
          <w:noProof/>
          <w:lang w:eastAsia="es-AR"/>
        </w:rPr>
        <w:drawing>
          <wp:inline distT="0" distB="0" distL="0" distR="0">
            <wp:extent cx="5131277" cy="3240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6" w:name="_Ref269204461"/>
      <w:r>
        <w:t xml:space="preserve">Figura </w:t>
      </w:r>
      <w:fldSimple w:instr=" SEQ Figura \* ARABIC ">
        <w:r w:rsidR="00793CA9">
          <w:rPr>
            <w:noProof/>
          </w:rPr>
          <w:t>5</w:t>
        </w:r>
      </w:fldSimple>
      <w:bookmarkEnd w:id="86"/>
      <w:r>
        <w:t xml:space="preserve">) </w:t>
      </w:r>
      <w:r w:rsidRPr="00F24654">
        <w:t xml:space="preserve">Inyección de la falla exponencial en el </w:t>
      </w:r>
      <w:proofErr w:type="spellStart"/>
      <w:r w:rsidRPr="00F24654">
        <w:t>drenador</w:t>
      </w:r>
      <w:proofErr w:type="spellEnd"/>
      <w:r w:rsidRPr="00F24654">
        <w:t xml:space="preserve"> del transistor P del nodo NDOUT.</w:t>
      </w:r>
    </w:p>
    <w:p w:rsidR="00E70FAF" w:rsidRDefault="00E70FAF" w:rsidP="00E70FAF">
      <w:pPr>
        <w:jc w:val="center"/>
      </w:pPr>
      <w:r>
        <w:rPr>
          <w:noProof/>
          <w:lang w:eastAsia="es-AR"/>
        </w:rPr>
        <w:drawing>
          <wp:inline distT="0" distB="0" distL="0" distR="0">
            <wp:extent cx="5131277" cy="3240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87" w:name="_Ref269224682"/>
      <w:r>
        <w:t xml:space="preserve">Figura </w:t>
      </w:r>
      <w:fldSimple w:instr=" SEQ Figura \* ARABIC ">
        <w:r w:rsidR="00793CA9">
          <w:rPr>
            <w:noProof/>
          </w:rPr>
          <w:t>6</w:t>
        </w:r>
      </w:fldSimple>
      <w:bookmarkEnd w:id="87"/>
      <w:r>
        <w:t xml:space="preserve">) Inyección de la falla exponencial en el </w:t>
      </w:r>
      <w:proofErr w:type="spellStart"/>
      <w:r>
        <w:t>drenador</w:t>
      </w:r>
      <w:proofErr w:type="spellEnd"/>
      <w:r>
        <w:t xml:space="preserve"> del transistor N del nodo NDOUT.</w:t>
      </w:r>
    </w:p>
    <w:p w:rsidR="00E70FAF" w:rsidDel="00BB7637" w:rsidRDefault="00E70FAF" w:rsidP="00E70FAF">
      <w:pPr>
        <w:pStyle w:val="ParrafoTESIS"/>
        <w:rPr>
          <w:del w:id="88" w:author="FABRICIO" w:date="2010-08-10T17:38:00Z"/>
        </w:rPr>
      </w:pPr>
      <w:del w:id="89" w:author="FABRICIO" w:date="2010-08-10T11:51:00Z">
        <w:r w:rsidDel="00E25ED1">
          <w:lastRenderedPageBreak/>
          <w:delText>La primera simulación afecta al transistor PMOS conectado al nodo. Este resulta ser el</w:delText>
        </w:r>
      </w:del>
      <w:ins w:id="90" w:author="FABRICIO" w:date="2010-08-10T11:52:00Z">
        <w:r w:rsidR="00E25ED1">
          <w:t>Analizando</w:t>
        </w:r>
      </w:ins>
      <w:ins w:id="91" w:author="FABRICIO" w:date="2010-08-10T11:51:00Z">
        <w:r w:rsidR="00E25ED1">
          <w:t xml:space="preserve"> la simulación de la </w:t>
        </w:r>
      </w:ins>
      <w:ins w:id="92" w:author="FABRICIO" w:date="2010-08-10T11:52:00Z">
        <w:r w:rsidR="004023A3">
          <w:fldChar w:fldCharType="begin"/>
        </w:r>
        <w:r w:rsidR="00E25ED1">
          <w:instrText xml:space="preserve"> REF _Ref269204461 \h </w:instrText>
        </w:r>
      </w:ins>
      <w:r w:rsidR="004023A3">
        <w:fldChar w:fldCharType="separate"/>
      </w:r>
      <w:ins w:id="93" w:author="FABRICIO" w:date="2010-08-10T11:52:00Z">
        <w:r w:rsidR="00E25ED1">
          <w:t xml:space="preserve">Figura </w:t>
        </w:r>
        <w:r w:rsidR="00E25ED1">
          <w:rPr>
            <w:noProof/>
          </w:rPr>
          <w:t>5</w:t>
        </w:r>
        <w:r w:rsidR="004023A3">
          <w:fldChar w:fldCharType="end"/>
        </w:r>
        <w:r w:rsidR="00E25ED1">
          <w:t xml:space="preserve"> se observa que el</w:t>
        </w:r>
      </w:ins>
      <w:r>
        <w:t xml:space="preserve"> transistor</w:t>
      </w:r>
      <w:ins w:id="94" w:author="FABRICIO" w:date="2010-08-10T11:52:00Z">
        <w:r w:rsidR="00E25ED1">
          <w:t xml:space="preserve"> PMOS del nodo NDOUT </w:t>
        </w:r>
      </w:ins>
      <w:ins w:id="95" w:author="FABRICIO" w:date="2010-08-10T11:53:00Z">
        <w:r w:rsidR="00E25ED1">
          <w:t>es</w:t>
        </w:r>
      </w:ins>
      <w:r>
        <w:t xml:space="preserve"> sensible a los </w:t>
      </w:r>
      <w:proofErr w:type="spellStart"/>
      <w:r>
        <w:t>SETs</w:t>
      </w:r>
      <w:proofErr w:type="spellEnd"/>
      <w:r>
        <w:t xml:space="preserve">, </w:t>
      </w:r>
      <w:ins w:id="96" w:author="FABRICIO" w:date="2010-08-10T17:25:00Z">
        <w:r w:rsidR="006849B6">
          <w:t xml:space="preserve">y </w:t>
        </w:r>
      </w:ins>
      <w:r>
        <w:t>que al ser afectado</w:t>
      </w:r>
      <w:del w:id="97" w:author="FABRICIO" w:date="2010-08-10T17:25:00Z">
        <w:r w:rsidDel="006849B6">
          <w:delText>,</w:delText>
        </w:r>
      </w:del>
      <w:r>
        <w:t xml:space="preserve"> produce </w:t>
      </w:r>
      <w:del w:id="98" w:author="FABRICIO" w:date="2010-08-10T11:56:00Z">
        <w:r w:rsidDel="004B40E4">
          <w:delText xml:space="preserve">el </w:delText>
        </w:r>
      </w:del>
      <w:ins w:id="99" w:author="FABRICIO" w:date="2010-08-10T11:56:00Z">
        <w:r w:rsidR="004B40E4">
          <w:t xml:space="preserve">un </w:t>
        </w:r>
      </w:ins>
      <w:r>
        <w:t>cambio de estado</w:t>
      </w:r>
      <w:ins w:id="100" w:author="FABRICIO" w:date="2010-08-10T11:53:00Z">
        <w:r w:rsidR="00E25ED1">
          <w:t xml:space="preserve"> </w:t>
        </w:r>
      </w:ins>
      <w:ins w:id="101" w:author="FABRICIO" w:date="2010-08-10T11:55:00Z">
        <w:r w:rsidR="004B40E4">
          <w:t>en el nodo</w:t>
        </w:r>
      </w:ins>
      <w:ins w:id="102" w:author="FABRICIO" w:date="2010-08-10T17:25:00Z">
        <w:r w:rsidR="006849B6">
          <w:t xml:space="preserve"> de inyección</w:t>
        </w:r>
      </w:ins>
      <w:ins w:id="103" w:author="FABRICIO" w:date="2010-08-10T11:56:00Z">
        <w:r w:rsidR="004B40E4">
          <w:t xml:space="preserve"> para dos de las cuatro condiciones simuladas (</w:t>
        </w:r>
      </w:ins>
      <w:del w:id="104" w:author="FABRICIO" w:date="2010-08-10T11:56:00Z">
        <w:r w:rsidDel="004B40E4">
          <w:delText xml:space="preserve"> de las</w:delText>
        </w:r>
      </w:del>
      <w:del w:id="105" w:author="FABRICIO" w:date="2010-08-10T11:57:00Z">
        <w:r w:rsidDel="004B40E4">
          <w:delText xml:space="preserve"> dos </w:delText>
        </w:r>
      </w:del>
      <w:ins w:id="106" w:author="FABRICIO" w:date="2010-08-10T11:57:00Z">
        <w:r w:rsidR="004B40E4">
          <w:t xml:space="preserve">ambas </w:t>
        </w:r>
      </w:ins>
      <w:r>
        <w:t xml:space="preserve">condiciones de tensión de entrada superiores a la </w:t>
      </w:r>
      <w:ins w:id="107" w:author="FABRICIO" w:date="2010-08-10T11:57:00Z">
        <w:r w:rsidR="004B40E4">
          <w:t xml:space="preserve">tensión de </w:t>
        </w:r>
      </w:ins>
      <w:r>
        <w:t>referencia</w:t>
      </w:r>
      <w:ins w:id="108" w:author="FABRICIO" w:date="2010-08-10T11:56:00Z">
        <w:r w:rsidR="004B40E4">
          <w:t>)</w:t>
        </w:r>
      </w:ins>
      <w:r>
        <w:t xml:space="preserve">. Cuando </w:t>
      </w:r>
      <w:del w:id="109" w:author="FABRICIO" w:date="2010-08-10T17:28:00Z">
        <w:r w:rsidDel="006849B6">
          <w:delText xml:space="preserve">se </w:delText>
        </w:r>
      </w:del>
      <w:ins w:id="110" w:author="FABRICIO" w:date="2010-08-10T17:28:00Z">
        <w:r w:rsidR="006849B6">
          <w:t>el</w:t>
        </w:r>
      </w:ins>
      <w:del w:id="111" w:author="FABRICIO" w:date="2010-08-10T17:28:00Z">
        <w:r w:rsidDel="006849B6">
          <w:delText>inyecta</w:delText>
        </w:r>
      </w:del>
      <w:ins w:id="112" w:author="FABRICIO" w:date="2010-08-10T17:35:00Z">
        <w:r w:rsidR="00717E70">
          <w:t xml:space="preserve"> </w:t>
        </w:r>
        <w:proofErr w:type="spellStart"/>
        <w:r w:rsidR="00717E70">
          <w:t>drenador</w:t>
        </w:r>
        <w:proofErr w:type="spellEnd"/>
        <w:r w:rsidR="006849B6">
          <w:t xml:space="preserve"> </w:t>
        </w:r>
      </w:ins>
      <w:ins w:id="113" w:author="FABRICIO" w:date="2010-08-10T17:28:00Z">
        <w:r w:rsidR="006849B6">
          <w:t xml:space="preserve"> afectado es</w:t>
        </w:r>
      </w:ins>
      <w:del w:id="114" w:author="FABRICIO" w:date="2010-08-10T17:28:00Z">
        <w:r w:rsidDel="006849B6">
          <w:delText xml:space="preserve"> en</w:delText>
        </w:r>
      </w:del>
      <w:r>
        <w:t xml:space="preserve"> el</w:t>
      </w:r>
      <w:del w:id="115" w:author="FABRICIO" w:date="2010-08-10T17:35:00Z">
        <w:r w:rsidDel="00717E70">
          <w:delText xml:space="preserve"> drenador</w:delText>
        </w:r>
      </w:del>
      <w:r>
        <w:t xml:space="preserve"> del transistor NMOS </w:t>
      </w:r>
      <w:del w:id="116" w:author="FABRICIO" w:date="2010-08-10T17:38:00Z">
        <w:r w:rsidDel="00717E70">
          <w:delText>conectado</w:delText>
        </w:r>
      </w:del>
      <w:del w:id="117" w:author="FABRICIO" w:date="2010-08-10T17:35:00Z">
        <w:r w:rsidDel="006849B6">
          <w:delText xml:space="preserve"> </w:delText>
        </w:r>
      </w:del>
      <w:ins w:id="118" w:author="FABRICIO" w:date="2010-08-10T17:38:00Z">
        <w:r w:rsidR="00717E70">
          <w:t>conectado al</w:t>
        </w:r>
      </w:ins>
      <w:ins w:id="119" w:author="FABRICIO" w:date="2010-08-10T17:35:00Z">
        <w:r w:rsidR="00717E70">
          <w:t xml:space="preserve"> nodo</w:t>
        </w:r>
      </w:ins>
      <w:del w:id="120" w:author="FABRICIO" w:date="2010-08-10T17:35:00Z">
        <w:r w:rsidDel="006849B6">
          <w:delText>al nodo</w:delText>
        </w:r>
      </w:del>
      <w:ins w:id="121" w:author="FABRICIO" w:date="2010-08-10T17:28:00Z">
        <w:r w:rsidR="006849B6">
          <w:t xml:space="preserve"> (</w:t>
        </w:r>
      </w:ins>
      <w:ins w:id="122" w:author="FABRICIO" w:date="2010-08-10T17:29:00Z">
        <w:r w:rsidR="004023A3">
          <w:fldChar w:fldCharType="begin"/>
        </w:r>
        <w:r w:rsidR="006849B6">
          <w:instrText xml:space="preserve"> REF _Ref269224682 \h </w:instrText>
        </w:r>
      </w:ins>
      <w:r w:rsidR="004023A3">
        <w:fldChar w:fldCharType="separate"/>
      </w:r>
      <w:ins w:id="123" w:author="FABRICIO" w:date="2010-08-10T17:29:00Z">
        <w:r w:rsidR="006849B6">
          <w:t xml:space="preserve">Figura </w:t>
        </w:r>
        <w:r w:rsidR="006849B6">
          <w:rPr>
            <w:noProof/>
          </w:rPr>
          <w:t>6</w:t>
        </w:r>
        <w:r w:rsidR="004023A3">
          <w:fldChar w:fldCharType="end"/>
        </w:r>
      </w:ins>
      <w:ins w:id="124" w:author="FABRICIO" w:date="2010-08-10T17:28:00Z">
        <w:r w:rsidR="006849B6">
          <w:t>)</w:t>
        </w:r>
      </w:ins>
      <w:r>
        <w:t xml:space="preserve">, se </w:t>
      </w:r>
      <w:del w:id="125" w:author="FABRICIO" w:date="2010-08-10T17:38:00Z">
        <w:r w:rsidDel="00717E70">
          <w:delText xml:space="preserve">pueden </w:delText>
        </w:r>
      </w:del>
      <w:r>
        <w:t>observa</w:t>
      </w:r>
      <w:del w:id="126" w:author="FABRICIO" w:date="2010-08-10T17:38:00Z">
        <w:r w:rsidDel="00717E70">
          <w:delText>r</w:delText>
        </w:r>
      </w:del>
      <w:ins w:id="127" w:author="FABRICIO" w:date="2010-08-10T17:38:00Z">
        <w:r w:rsidR="00717E70">
          <w:t>n</w:t>
        </w:r>
      </w:ins>
      <w:r>
        <w:t xml:space="preserve"> variaciones en la tensión </w:t>
      </w:r>
      <w:ins w:id="128" w:author="FABRICIO" w:date="2010-08-10T17:38:00Z">
        <w:r w:rsidR="00717E70">
          <w:t>significativas</w:t>
        </w:r>
      </w:ins>
      <w:ins w:id="129" w:author="FABRICIO" w:date="2010-08-10T17:39:00Z">
        <w:r w:rsidR="00717E70">
          <w:t xml:space="preserve">, pero estas </w:t>
        </w:r>
        <w:proofErr w:type="spellStart"/>
        <w:r w:rsidR="00717E70">
          <w:t>to</w:t>
        </w:r>
        <w:proofErr w:type="spellEnd"/>
        <w:r w:rsidR="00717E70">
          <w:t xml:space="preserve"> generan un cambio de estado total. </w:t>
        </w:r>
      </w:ins>
      <w:ins w:id="130" w:author="FABRICIO" w:date="2010-08-10T17:40:00Z">
        <w:r w:rsidR="00717E70">
          <w:t xml:space="preserve">Este tipo de variación puede generar una interpretación de cambio de estado por parte de los componentes que le siguiesen en la lógica, por lo cual se deben de tener en </w:t>
        </w:r>
        <w:proofErr w:type="spellStart"/>
        <w:r w:rsidR="00717E70">
          <w:t>cuenta.</w:t>
        </w:r>
      </w:ins>
      <w:del w:id="131" w:author="FABRICIO" w:date="2010-08-10T17:38:00Z">
        <w:r w:rsidDel="00717E70">
          <w:delText xml:space="preserve">que </w:delText>
        </w:r>
        <w:r w:rsidR="004023A3" w:rsidRPr="004023A3">
          <w:rPr>
            <w:highlight w:val="yellow"/>
            <w:rPrChange w:id="132" w:author="FABRICIO" w:date="2010-08-08T17:42:00Z">
              <w:rPr/>
            </w:rPrChange>
          </w:rPr>
          <w:delText>no superan los límites especificados para ser considerados un cambio de estado o un estado indeterminado.</w:delText>
        </w:r>
      </w:del>
    </w:p>
    <w:p w:rsidR="00BB7637" w:rsidRDefault="00BB7637" w:rsidP="00E70FAF">
      <w:pPr>
        <w:pStyle w:val="ParrafoTESIS"/>
        <w:rPr>
          <w:ins w:id="133" w:author="FABRICIO" w:date="2010-08-10T19:52:00Z"/>
        </w:rPr>
      </w:pPr>
      <w:ins w:id="134" w:author="FABRICIO" w:date="2010-08-10T19:52:00Z">
        <w:r>
          <w:t>Para</w:t>
        </w:r>
        <w:proofErr w:type="spellEnd"/>
        <w:r>
          <w:t xml:space="preserve"> corroborar la sensibilidad del nodo NDOUT en </w:t>
        </w:r>
        <w:proofErr w:type="gramStart"/>
        <w:r>
          <w:t>las</w:t>
        </w:r>
        <w:proofErr w:type="gramEnd"/>
        <w:r>
          <w:t xml:space="preserve"> transistores PMOS, se seleccionan </w:t>
        </w:r>
      </w:ins>
      <w:ins w:id="135" w:author="FABRICIO" w:date="2010-08-10T19:54:00Z">
        <w:r>
          <w:t xml:space="preserve">las simulaciones que </w:t>
        </w:r>
        <w:proofErr w:type="spellStart"/>
        <w:r>
          <w:t>afectarn</w:t>
        </w:r>
        <w:proofErr w:type="spellEnd"/>
        <w:r>
          <w:t xml:space="preserve"> dicho nodo de los comparadores C32 y C63, representaras en las</w:t>
        </w:r>
      </w:ins>
      <w:ins w:id="136" w:author="FABRICIO" w:date="2010-08-10T19:52:00Z">
        <w:r>
          <w:t xml:space="preserve"> </w:t>
        </w:r>
      </w:ins>
      <w:ins w:id="137" w:author="FABRICIO" w:date="2010-08-10T19:53:00Z">
        <w:r w:rsidR="004023A3">
          <w:fldChar w:fldCharType="begin"/>
        </w:r>
        <w:r>
          <w:instrText xml:space="preserve"> REF _Ref269233312 \h </w:instrText>
        </w:r>
      </w:ins>
      <w:r w:rsidR="004023A3">
        <w:fldChar w:fldCharType="separate"/>
      </w:r>
      <w:ins w:id="138" w:author="FABRICIO" w:date="2010-08-10T19:53:00Z">
        <w:r>
          <w:t xml:space="preserve">figura </w:t>
        </w:r>
        <w:r>
          <w:rPr>
            <w:noProof/>
          </w:rPr>
          <w:t>7</w:t>
        </w:r>
        <w:r w:rsidR="004023A3">
          <w:fldChar w:fldCharType="end"/>
        </w:r>
        <w:r>
          <w:t xml:space="preserve"> y </w:t>
        </w:r>
        <w:r w:rsidR="004023A3">
          <w:fldChar w:fldCharType="begin"/>
        </w:r>
        <w:r>
          <w:instrText xml:space="preserve"> REF _Ref269233313 \h </w:instrText>
        </w:r>
      </w:ins>
      <w:r w:rsidR="004023A3">
        <w:fldChar w:fldCharType="separate"/>
      </w:r>
      <w:ins w:id="139" w:author="FABRICIO" w:date="2010-08-10T19:53:00Z">
        <w:r>
          <w:rPr>
            <w:noProof/>
          </w:rPr>
          <w:t>8</w:t>
        </w:r>
        <w:r w:rsidR="004023A3">
          <w:fldChar w:fldCharType="end"/>
        </w:r>
        <w:r>
          <w:t xml:space="preserve"> a </w:t>
        </w:r>
      </w:ins>
      <w:ins w:id="140" w:author="FABRICIO" w:date="2010-08-10T19:55:00Z">
        <w:r>
          <w:t>continuación.</w:t>
        </w:r>
      </w:ins>
    </w:p>
    <w:p w:rsidR="00E70FAF" w:rsidRDefault="00E70FAF" w:rsidP="00E70FAF">
      <w:pPr>
        <w:pStyle w:val="ParrafoTESIS"/>
        <w:rPr>
          <w:b/>
        </w:rPr>
      </w:pPr>
      <w:r w:rsidRPr="00C81DD1">
        <w:rPr>
          <w:b/>
        </w:rPr>
        <w:t>1.315V C32 - Inyección en nodo NDOUT:</w:t>
      </w:r>
    </w:p>
    <w:p w:rsidR="00E70FAF" w:rsidRDefault="00E70FAF" w:rsidP="00E70FAF">
      <w:pPr>
        <w:jc w:val="center"/>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141" w:name="_Ref269233312"/>
      <w:r>
        <w:t xml:space="preserve">Figura </w:t>
      </w:r>
      <w:fldSimple w:instr=" SEQ Figura \* ARABIC ">
        <w:r w:rsidR="00793CA9">
          <w:rPr>
            <w:noProof/>
          </w:rPr>
          <w:t>7</w:t>
        </w:r>
      </w:fldSimple>
      <w:bookmarkEnd w:id="141"/>
      <w:r>
        <w:t xml:space="preserve">) Inyección en </w:t>
      </w:r>
      <w:proofErr w:type="spellStart"/>
      <w:r>
        <w:t>drenador</w:t>
      </w:r>
      <w:proofErr w:type="spellEnd"/>
      <w:r>
        <w:t xml:space="preserve"> del transistor PMOS para el nodo NDOUT del comparador C32.</w:t>
      </w:r>
    </w:p>
    <w:p w:rsidR="00E70FAF" w:rsidRDefault="00E70FAF" w:rsidP="00E70FAF">
      <w:pPr>
        <w:jc w:val="both"/>
        <w:rPr>
          <w:b/>
        </w:rPr>
      </w:pPr>
      <w:r w:rsidRPr="00C81DD1">
        <w:rPr>
          <w:b/>
        </w:rPr>
        <w:t>1.</w:t>
      </w:r>
      <w:r>
        <w:rPr>
          <w:b/>
        </w:rPr>
        <w:t>625</w:t>
      </w:r>
      <w:r w:rsidRPr="00C81DD1">
        <w:rPr>
          <w:b/>
        </w:rPr>
        <w:t>V C</w:t>
      </w:r>
      <w:r>
        <w:rPr>
          <w:b/>
        </w:rPr>
        <w:t>6</w:t>
      </w:r>
      <w:r w:rsidRPr="00C81DD1">
        <w:rPr>
          <w:b/>
        </w:rPr>
        <w:t>3 - Inyección en nodo NDOUT:</w:t>
      </w:r>
    </w:p>
    <w:p w:rsidR="00E70FAF" w:rsidRDefault="00E70FAF" w:rsidP="00E70FAF">
      <w:pPr>
        <w:jc w:val="center"/>
      </w:pPr>
      <w:r>
        <w:rPr>
          <w:noProof/>
          <w:lang w:eastAsia="es-AR"/>
        </w:rPr>
        <w:lastRenderedPageBreak/>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42" w:author="FABRICIO" w:date="2010-08-10T19:55:00Z"/>
        </w:rPr>
      </w:pPr>
      <w:bookmarkStart w:id="143" w:name="_Ref269233313"/>
      <w:r>
        <w:t xml:space="preserve">Figura </w:t>
      </w:r>
      <w:fldSimple w:instr=" SEQ Figura \* ARABIC ">
        <w:r w:rsidR="00793CA9">
          <w:rPr>
            <w:noProof/>
          </w:rPr>
          <w:t>8</w:t>
        </w:r>
      </w:fldSimple>
      <w:bookmarkEnd w:id="143"/>
      <w:r>
        <w:t xml:space="preserve">) Inyección en </w:t>
      </w:r>
      <w:proofErr w:type="spellStart"/>
      <w:r>
        <w:t>drenador</w:t>
      </w:r>
      <w:proofErr w:type="spellEnd"/>
      <w:r>
        <w:t xml:space="preserve"> del transistor PMOS para el nodo NDOUT del comparador C63.</w:t>
      </w:r>
    </w:p>
    <w:p w:rsidR="004023A3" w:rsidRDefault="00BB7637" w:rsidP="004023A3">
      <w:pPr>
        <w:pPrChange w:id="144" w:author="FABRICIO" w:date="2010-08-10T19:55:00Z">
          <w:pPr>
            <w:pStyle w:val="Epgrafe"/>
            <w:jc w:val="center"/>
          </w:pPr>
        </w:pPrChange>
      </w:pPr>
      <w:ins w:id="145" w:author="FABRICIO" w:date="2010-08-10T19:55:00Z">
        <w:r>
          <w:t>Para ambos casos representad</w:t>
        </w:r>
        <w:r w:rsidR="00654393">
          <w:t xml:space="preserve">os anteriormente, el nodo NDOUT demuestra ser sensible para la </w:t>
        </w:r>
      </w:ins>
      <w:ins w:id="146" w:author="FABRICIO" w:date="2010-08-10T20:05:00Z">
        <w:r w:rsidR="00654393">
          <w:t>inyección</w:t>
        </w:r>
      </w:ins>
      <w:ins w:id="147" w:author="FABRICIO" w:date="2010-08-10T19:55:00Z">
        <w:r w:rsidR="00654393">
          <w:t xml:space="preserve"> </w:t>
        </w:r>
      </w:ins>
      <w:ins w:id="148" w:author="FABRICIO" w:date="2010-08-10T20:05:00Z">
        <w:r w:rsidR="00654393">
          <w:t xml:space="preserve">exponencial en el </w:t>
        </w:r>
        <w:proofErr w:type="spellStart"/>
        <w:r w:rsidR="00654393">
          <w:t>drenador</w:t>
        </w:r>
        <w:proofErr w:type="spellEnd"/>
        <w:r w:rsidR="00654393">
          <w:t xml:space="preserve"> del transistor PMOS, generando cambios totales de estado en dicho punto de inyecci</w:t>
        </w:r>
      </w:ins>
      <w:ins w:id="149" w:author="FABRICIO" w:date="2010-08-10T20:06:00Z">
        <w:r w:rsidR="00654393">
          <w:t>ón, que resulta ser la salida del comparador.</w:t>
        </w:r>
      </w:ins>
      <w:ins w:id="150" w:author="FABRICIO" w:date="2010-08-10T20:07:00Z">
        <w:r w:rsidR="00654393">
          <w:t xml:space="preserve"> Para las simulaciones representadas sobre dicho nodo (</w:t>
        </w:r>
        <w:r w:rsidR="004023A3">
          <w:fldChar w:fldCharType="begin"/>
        </w:r>
        <w:r w:rsidR="00654393">
          <w:instrText xml:space="preserve"> REF _Ref269204461 \h </w:instrText>
        </w:r>
      </w:ins>
      <w:r w:rsidR="004023A3">
        <w:fldChar w:fldCharType="separate"/>
      </w:r>
      <w:ins w:id="151" w:author="FABRICIO" w:date="2010-08-10T20:07:00Z">
        <w:r w:rsidR="00654393">
          <w:t xml:space="preserve">Figura </w:t>
        </w:r>
        <w:r w:rsidR="00654393">
          <w:rPr>
            <w:noProof/>
          </w:rPr>
          <w:t>5</w:t>
        </w:r>
        <w:r w:rsidR="004023A3">
          <w:fldChar w:fldCharType="end"/>
        </w:r>
        <w:r w:rsidR="004023A3">
          <w:fldChar w:fldCharType="begin"/>
        </w:r>
        <w:r w:rsidR="00654393">
          <w:instrText xml:space="preserve"> REF _Ref269233312 \h </w:instrText>
        </w:r>
      </w:ins>
      <w:r w:rsidR="004023A3">
        <w:fldChar w:fldCharType="separate"/>
      </w:r>
      <w:ins w:id="152" w:author="FABRICIO" w:date="2010-08-10T20:07:00Z">
        <w:r w:rsidR="00654393">
          <w:t xml:space="preserve">, </w:t>
        </w:r>
        <w:r w:rsidR="00654393">
          <w:rPr>
            <w:noProof/>
          </w:rPr>
          <w:t>7</w:t>
        </w:r>
        <w:r w:rsidR="004023A3">
          <w:fldChar w:fldCharType="end"/>
        </w:r>
        <w:r w:rsidR="004023A3">
          <w:fldChar w:fldCharType="begin"/>
        </w:r>
        <w:r w:rsidR="00654393">
          <w:instrText xml:space="preserve"> REF _Ref269233313 \h </w:instrText>
        </w:r>
      </w:ins>
      <w:r w:rsidR="004023A3">
        <w:fldChar w:fldCharType="separate"/>
      </w:r>
      <w:ins w:id="153" w:author="FABRICIO" w:date="2010-08-10T20:07:00Z">
        <w:r w:rsidR="00654393">
          <w:t xml:space="preserve"> y </w:t>
        </w:r>
        <w:r w:rsidR="00654393">
          <w:rPr>
            <w:noProof/>
          </w:rPr>
          <w:t>8</w:t>
        </w:r>
        <w:r w:rsidR="004023A3">
          <w:fldChar w:fldCharType="end"/>
        </w:r>
        <w:r w:rsidR="00654393">
          <w:t>)</w:t>
        </w:r>
      </w:ins>
      <w:ins w:id="154" w:author="FABRICIO" w:date="2010-08-10T20:08:00Z">
        <w:r w:rsidR="00654393">
          <w:t xml:space="preserve"> se aprecia que tanto la amplitud como la duración del evento son similares, generaron </w:t>
        </w:r>
      </w:ins>
      <w:ins w:id="155" w:author="FABRICIO" w:date="2010-08-10T20:10:00Z">
        <w:r w:rsidR="00654393">
          <w:t xml:space="preserve">por igual </w:t>
        </w:r>
      </w:ins>
      <w:ins w:id="156" w:author="FABRICIO" w:date="2010-08-10T20:08:00Z">
        <w:r w:rsidR="00654393">
          <w:t xml:space="preserve">que las dos condiciones </w:t>
        </w:r>
      </w:ins>
      <w:ins w:id="157" w:author="FABRICIO" w:date="2010-08-10T20:09:00Z">
        <w:r w:rsidR="00654393">
          <w:t>de polarización de tensión superior a la</w:t>
        </w:r>
      </w:ins>
      <w:ins w:id="158" w:author="FABRICIO" w:date="2010-08-10T20:10:00Z">
        <w:r w:rsidR="00654393">
          <w:t xml:space="preserve"> tensión de</w:t>
        </w:r>
      </w:ins>
      <w:ins w:id="159" w:author="FABRICIO" w:date="2010-08-10T20:09:00Z">
        <w:r w:rsidR="00654393">
          <w:t xml:space="preserve"> referencia </w:t>
        </w:r>
      </w:ins>
      <w:ins w:id="160" w:author="FABRICIO" w:date="2010-08-10T20:08:00Z">
        <w:r w:rsidR="00654393">
          <w:t>(</w:t>
        </w:r>
      </w:ins>
      <w:ins w:id="161" w:author="FABRICIO" w:date="2010-08-10T20:09:00Z">
        <w:r w:rsidR="00654393">
          <w:t>curva de color amarillo y de color violeta</w:t>
        </w:r>
      </w:ins>
      <w:ins w:id="162" w:author="FABRICIO" w:date="2010-08-10T20:08:00Z">
        <w:r w:rsidR="00654393">
          <w:t>)</w:t>
        </w:r>
      </w:ins>
      <w:ins w:id="163" w:author="FABRICIO" w:date="2010-08-10T20:09:00Z">
        <w:r w:rsidR="00654393">
          <w:t xml:space="preserve"> </w:t>
        </w:r>
      </w:ins>
      <w:ins w:id="164" w:author="FABRICIO" w:date="2010-08-10T20:43:00Z">
        <w:r w:rsidR="002076DD">
          <w:t xml:space="preserve">cambien de estado </w:t>
        </w:r>
      </w:ins>
      <w:ins w:id="165" w:author="FABRICIO" w:date="2010-08-10T20:44:00Z">
        <w:r w:rsidR="002076DD">
          <w:t>por un tiempo de 14nS aproximadamente.</w:t>
        </w:r>
      </w:ins>
    </w:p>
    <w:p w:rsidR="00E70FAF" w:rsidRDefault="00E70FAF" w:rsidP="00C51804">
      <w:pPr>
        <w:pStyle w:val="Ttulo3"/>
      </w:pPr>
      <w:r>
        <w:t>3.1.2) INYECCIÓN DE FALLAS TRAPEZOIDALES</w:t>
      </w:r>
    </w:p>
    <w:p w:rsidR="00E70FAF" w:rsidRPr="00495A92" w:rsidRDefault="00E70FAF" w:rsidP="00E70FAF">
      <w:pPr>
        <w:pStyle w:val="ParrafoTESIS"/>
      </w:pPr>
      <w:r>
        <w:rPr>
          <w:b/>
        </w:rPr>
        <w:t>1.625</w:t>
      </w:r>
      <w:r w:rsidRPr="00A8165C">
        <w:rPr>
          <w:b/>
        </w:rPr>
        <w:t>V C63 - Inyección en nodo NDPOS</w:t>
      </w:r>
      <w:proofErr w:type="gramStart"/>
      <w:r w:rsidRPr="00A8165C">
        <w:rPr>
          <w:b/>
        </w:rPr>
        <w:t>:</w:t>
      </w:r>
      <w:del w:id="166" w:author="FABRICIO" w:date="2010-08-10T20:36:00Z">
        <w:r w:rsidDel="002076DD">
          <w:delText xml:space="preserve"> La perturbación en el nodo NDPOS genera aumento y disminuciones de la tensión de salida, pero no produce un cambio de estado</w:delText>
        </w:r>
      </w:del>
      <w:r>
        <w:t>.</w:t>
      </w:r>
      <w:proofErr w:type="gramEnd"/>
      <w:r>
        <w:t xml:space="preserve"> Este nodo es la conexión entre la primer y segunda etapa del comparador (salida de la etapa diferencial del comparador).</w:t>
      </w:r>
    </w:p>
    <w:p w:rsidR="00E70FAF" w:rsidRDefault="00E70FAF" w:rsidP="00E70FAF">
      <w:pPr>
        <w:pStyle w:val="Epgrafe"/>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E70FAF">
      <w:pPr>
        <w:pStyle w:val="Epgrafe"/>
      </w:pPr>
      <w:bookmarkStart w:id="167" w:name="_Ref269235969"/>
      <w:r>
        <w:t xml:space="preserve">Figura </w:t>
      </w:r>
      <w:fldSimple w:instr=" SEQ Figura \* ARABIC ">
        <w:r w:rsidR="00793CA9">
          <w:rPr>
            <w:noProof/>
          </w:rPr>
          <w:t>9</w:t>
        </w:r>
      </w:fldSimple>
      <w:bookmarkEnd w:id="167"/>
      <w:r>
        <w:t>)</w:t>
      </w:r>
      <w:r w:rsidRPr="00BA1240">
        <w:t xml:space="preserve"> </w:t>
      </w:r>
      <w:r>
        <w:t>Inyección de falla tipo rampa para comparador C63 PMOS en el nodo NDPOS.</w:t>
      </w:r>
    </w:p>
    <w:p w:rsidR="002076DD" w:rsidRDefault="00E70FAF" w:rsidP="00E70FAF">
      <w:pPr>
        <w:pStyle w:val="Epgrafe"/>
        <w:jc w:val="center"/>
        <w:rPr>
          <w:ins w:id="168" w:author="FABRICIO" w:date="2010-08-10T20:37:00Z"/>
        </w:rP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69" w:author="FABRICIO" w:date="2010-08-10T20:36:00Z"/>
        </w:rPr>
      </w:pPr>
      <w:bookmarkStart w:id="170" w:name="_Ref269236006"/>
      <w:r>
        <w:t xml:space="preserve">Figura </w:t>
      </w:r>
      <w:fldSimple w:instr=" SEQ Figura \* ARABIC ">
        <w:r w:rsidR="00793CA9">
          <w:rPr>
            <w:noProof/>
          </w:rPr>
          <w:t>10</w:t>
        </w:r>
      </w:fldSimple>
      <w:bookmarkEnd w:id="170"/>
      <w:r>
        <w:t>) Inyección de falla tipo rampa para comparador C63 NMOS en el nodo NDPOS.</w:t>
      </w:r>
    </w:p>
    <w:p w:rsidR="004023A3" w:rsidRDefault="002076DD" w:rsidP="004023A3">
      <w:pPr>
        <w:pPrChange w:id="171" w:author="FABRICIO" w:date="2010-08-10T20:36:00Z">
          <w:pPr>
            <w:pStyle w:val="Epgrafe"/>
            <w:jc w:val="center"/>
          </w:pPr>
        </w:pPrChange>
      </w:pPr>
      <w:ins w:id="172" w:author="FABRICIO" w:date="2010-08-10T20:36:00Z">
        <w:r>
          <w:t xml:space="preserve">El caso de inyección de la falla trapezoidal genera perturbaciones en los nodos de una manera similar a la exponencial. Para la </w:t>
        </w:r>
      </w:ins>
      <w:ins w:id="173" w:author="FABRICIO" w:date="2010-08-10T20:37:00Z">
        <w:r>
          <w:t>inyección</w:t>
        </w:r>
      </w:ins>
      <w:ins w:id="174" w:author="FABRICIO" w:date="2010-08-10T20:36:00Z">
        <w:r>
          <w:t xml:space="preserve"> </w:t>
        </w:r>
      </w:ins>
      <w:ins w:id="175" w:author="FABRICIO" w:date="2010-08-10T20:37:00Z">
        <w:r>
          <w:t>del nodo NDPOS</w:t>
        </w:r>
      </w:ins>
      <w:ins w:id="176" w:author="FABRICIO" w:date="2010-08-10T20:39:00Z">
        <w:r>
          <w:t>,</w:t>
        </w:r>
      </w:ins>
      <w:ins w:id="177" w:author="FABRICIO" w:date="2010-08-10T20:37:00Z">
        <w:r>
          <w:t xml:space="preserve"> representados en las </w:t>
        </w:r>
        <w:r w:rsidR="004023A3">
          <w:fldChar w:fldCharType="begin"/>
        </w:r>
        <w:r>
          <w:instrText xml:space="preserve"> REF _Ref269235969 \h </w:instrText>
        </w:r>
      </w:ins>
      <w:r w:rsidR="004023A3">
        <w:fldChar w:fldCharType="separate"/>
      </w:r>
      <w:ins w:id="178" w:author="FABRICIO" w:date="2010-08-10T20:38:00Z">
        <w:r>
          <w:t>f</w:t>
        </w:r>
      </w:ins>
      <w:ins w:id="179" w:author="FABRICIO" w:date="2010-08-10T20:37:00Z">
        <w:r>
          <w:t>igura</w:t>
        </w:r>
      </w:ins>
      <w:ins w:id="180" w:author="FABRICIO" w:date="2010-08-10T20:38:00Z">
        <w:r>
          <w:t>s</w:t>
        </w:r>
      </w:ins>
      <w:ins w:id="181" w:author="FABRICIO" w:date="2010-08-10T20:37:00Z">
        <w:r>
          <w:t xml:space="preserve"> </w:t>
        </w:r>
        <w:r>
          <w:rPr>
            <w:noProof/>
          </w:rPr>
          <w:t>9</w:t>
        </w:r>
        <w:r w:rsidR="004023A3">
          <w:fldChar w:fldCharType="end"/>
        </w:r>
      </w:ins>
      <w:ins w:id="182" w:author="FABRICIO" w:date="2010-08-10T20:38:00Z">
        <w:r>
          <w:t xml:space="preserve"> y </w:t>
        </w:r>
      </w:ins>
      <w:ins w:id="183" w:author="FABRICIO" w:date="2010-08-10T20:37:00Z">
        <w:r w:rsidR="004023A3">
          <w:fldChar w:fldCharType="begin"/>
        </w:r>
        <w:r>
          <w:instrText xml:space="preserve"> REF _Ref269236006 \h </w:instrText>
        </w:r>
      </w:ins>
      <w:r w:rsidR="004023A3">
        <w:fldChar w:fldCharType="separate"/>
      </w:r>
      <w:ins w:id="184" w:author="FABRICIO" w:date="2010-08-10T20:37:00Z">
        <w:r>
          <w:rPr>
            <w:noProof/>
          </w:rPr>
          <w:t>10</w:t>
        </w:r>
        <w:r w:rsidR="004023A3">
          <w:fldChar w:fldCharType="end"/>
        </w:r>
      </w:ins>
      <w:ins w:id="185" w:author="FABRICIO" w:date="2010-08-10T20:38:00Z">
        <w:r>
          <w:t xml:space="preserve"> las tensiones del nodo son modificadas</w:t>
        </w:r>
      </w:ins>
      <w:ins w:id="186" w:author="FABRICIO" w:date="2010-08-10T20:43:00Z">
        <w:r>
          <w:t xml:space="preserve"> por un lapso de tiempo</w:t>
        </w:r>
      </w:ins>
      <w:ins w:id="187" w:author="FABRICIO" w:date="2010-08-10T20:46:00Z">
        <w:r w:rsidR="00034673">
          <w:t xml:space="preserve"> pero luego vuelven a su estado inicial, por lo cual no se produjo un cambio de estado. </w:t>
        </w:r>
      </w:ins>
      <w:ins w:id="188" w:author="FABRICIO" w:date="2010-08-10T20:47:00Z">
        <w:r w:rsidR="00034673">
          <w:t xml:space="preserve">Las graficas de corriente en cada simulación nos da la pauta de que el modelo de falla inyectado es la trapezoidal (como se aprecia en la ventana inferior de las simulaciones en las </w:t>
        </w:r>
      </w:ins>
      <w:ins w:id="189" w:author="FABRICIO" w:date="2010-08-10T20:48:00Z">
        <w:r w:rsidR="004023A3">
          <w:fldChar w:fldCharType="begin"/>
        </w:r>
        <w:r w:rsidR="00034673">
          <w:instrText xml:space="preserve"> REF _Ref269235969 \h </w:instrText>
        </w:r>
      </w:ins>
      <w:ins w:id="190" w:author="FABRICIO" w:date="2010-08-10T20:48:00Z">
        <w:r w:rsidR="004023A3">
          <w:fldChar w:fldCharType="separate"/>
        </w:r>
        <w:r w:rsidR="00034673">
          <w:t xml:space="preserve">figuras </w:t>
        </w:r>
        <w:r w:rsidR="00034673">
          <w:rPr>
            <w:noProof/>
          </w:rPr>
          <w:t>9</w:t>
        </w:r>
        <w:r w:rsidR="004023A3">
          <w:fldChar w:fldCharType="end"/>
        </w:r>
        <w:r w:rsidR="00034673">
          <w:t xml:space="preserve"> y </w:t>
        </w:r>
        <w:r w:rsidR="004023A3">
          <w:fldChar w:fldCharType="begin"/>
        </w:r>
        <w:r w:rsidR="00034673">
          <w:instrText xml:space="preserve"> REF _Ref269236006 \h </w:instrText>
        </w:r>
      </w:ins>
      <w:ins w:id="191" w:author="FABRICIO" w:date="2010-08-10T20:48:00Z">
        <w:r w:rsidR="004023A3">
          <w:fldChar w:fldCharType="separate"/>
        </w:r>
        <w:r w:rsidR="00034673">
          <w:rPr>
            <w:noProof/>
          </w:rPr>
          <w:t>10</w:t>
        </w:r>
        <w:r w:rsidR="004023A3">
          <w:fldChar w:fldCharType="end"/>
        </w:r>
      </w:ins>
      <w:ins w:id="192" w:author="FABRICIO" w:date="2010-08-10T20:47:00Z">
        <w:r w:rsidR="00034673">
          <w:t>)</w:t>
        </w:r>
      </w:ins>
      <w:ins w:id="193" w:author="FABRICIO" w:date="2010-08-10T20:48:00Z">
        <w:r w:rsidR="00034673">
          <w:t>.</w:t>
        </w:r>
      </w:ins>
    </w:p>
    <w:p w:rsidR="00E70FAF" w:rsidRPr="00A8165C" w:rsidRDefault="00E70FAF" w:rsidP="00E70FAF">
      <w:pPr>
        <w:pStyle w:val="ParrafoTESIS"/>
      </w:pPr>
      <w:r w:rsidRPr="00A8165C">
        <w:t>1.62</w:t>
      </w:r>
      <w:r>
        <w:t>5</w:t>
      </w:r>
      <w:r w:rsidRPr="00A8165C">
        <w:t>V C63 - Inyección en nodo NDOUT:</w:t>
      </w:r>
    </w:p>
    <w:p w:rsidR="00E70FAF" w:rsidRDefault="00E70FAF" w:rsidP="00E70FAF">
      <w:pPr>
        <w:pStyle w:val="Epgrafe"/>
        <w:jc w:val="center"/>
        <w:rPr>
          <w:b w:val="0"/>
          <w:bCs w:val="0"/>
        </w:rPr>
      </w:pPr>
      <w:r>
        <w:rPr>
          <w:noProof/>
          <w:lang w:eastAsia="es-AR"/>
        </w:rPr>
        <w:lastRenderedPageBreak/>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b w:val="0"/>
          <w:bCs w:val="0"/>
        </w:rPr>
      </w:pPr>
      <w:bookmarkStart w:id="194" w:name="_Ref269253152"/>
      <w:r>
        <w:t xml:space="preserve">Figura </w:t>
      </w:r>
      <w:fldSimple w:instr=" SEQ Figura \* ARABIC ">
        <w:r w:rsidR="00793CA9">
          <w:rPr>
            <w:noProof/>
          </w:rPr>
          <w:t>11</w:t>
        </w:r>
      </w:fldSimple>
      <w:bookmarkEnd w:id="194"/>
      <w:r>
        <w:t>) Inyección de falla tipo rampa para comparador C63 PMOS en el nodo NDOUT.</w:t>
      </w:r>
    </w:p>
    <w:p w:rsidR="00E70FAF" w:rsidRDefault="00E70FAF" w:rsidP="00E70FAF">
      <w:pPr>
        <w:pStyle w:val="Epgrafe"/>
        <w:jc w:val="center"/>
        <w:rPr>
          <w:b w:val="0"/>
          <w:bCs w:val="0"/>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E70FAF">
      <w:pPr>
        <w:pStyle w:val="Epgrafe"/>
        <w:jc w:val="center"/>
      </w:pPr>
      <w:bookmarkStart w:id="195" w:name="_Ref269253154"/>
      <w:r>
        <w:t xml:space="preserve">Figura </w:t>
      </w:r>
      <w:fldSimple w:instr=" SEQ Figura \* ARABIC ">
        <w:r w:rsidR="00793CA9">
          <w:rPr>
            <w:noProof/>
          </w:rPr>
          <w:t>12</w:t>
        </w:r>
      </w:fldSimple>
      <w:bookmarkEnd w:id="195"/>
      <w:r>
        <w:t>) Inyección de falla tipo rampa para comparador C63 NMOS en el nodo NDOUT.</w:t>
      </w:r>
    </w:p>
    <w:p w:rsidR="00E70FAF" w:rsidRDefault="00E70FAF" w:rsidP="00E70FAF">
      <w:pPr>
        <w:pStyle w:val="ParrafoTESIS"/>
      </w:pPr>
      <w:del w:id="196" w:author="FABRICIO" w:date="2010-08-11T01:22:00Z">
        <w:r w:rsidDel="00B67A30">
          <w:delText>Finalizada la inyección de la perturbación tipo rampa, se observa que el drenador del transistor PMOS M12 sigue siendo el punto propenso a producir errores (cambios de estado) en los 3 comparadores.</w:delText>
        </w:r>
      </w:del>
      <w:ins w:id="197" w:author="FABRICIO" w:date="2010-08-11T01:22:00Z">
        <w:r w:rsidR="00B67A30">
          <w:t xml:space="preserve">Finalmente como se esperaba, luego de la inyección de la falla tipo trapezoidal en el nodo NDOUT, se verificó que dicho nodo es sensible </w:t>
        </w:r>
      </w:ins>
      <w:ins w:id="198" w:author="FABRICIO" w:date="2010-08-11T01:23:00Z">
        <w:r w:rsidR="00B67A30">
          <w:t>también</w:t>
        </w:r>
      </w:ins>
      <w:ins w:id="199" w:author="FABRICIO" w:date="2010-08-11T01:22:00Z">
        <w:r w:rsidR="00B67A30">
          <w:t xml:space="preserve"> </w:t>
        </w:r>
      </w:ins>
      <w:ins w:id="200" w:author="FABRICIO" w:date="2010-08-11T01:23:00Z">
        <w:r w:rsidR="00B67A30">
          <w:t xml:space="preserve">para el modelo trapezoidal de falla. En la </w:t>
        </w:r>
        <w:r w:rsidR="004023A3">
          <w:fldChar w:fldCharType="begin"/>
        </w:r>
        <w:r w:rsidR="00B67A30">
          <w:instrText xml:space="preserve"> REF _Ref269253152 \h </w:instrText>
        </w:r>
      </w:ins>
      <w:r w:rsidR="004023A3">
        <w:fldChar w:fldCharType="separate"/>
      </w:r>
      <w:ins w:id="201" w:author="FABRICIO" w:date="2010-08-11T01:23:00Z">
        <w:r w:rsidR="00B67A30">
          <w:t xml:space="preserve">figura </w:t>
        </w:r>
        <w:r w:rsidR="00B67A30">
          <w:rPr>
            <w:noProof/>
          </w:rPr>
          <w:t>11</w:t>
        </w:r>
        <w:r w:rsidR="004023A3">
          <w:fldChar w:fldCharType="end"/>
        </w:r>
      </w:ins>
      <w:ins w:id="202" w:author="FABRICIO" w:date="2010-08-11T01:27:00Z">
        <w:r w:rsidR="00B67A30">
          <w:t>, donde</w:t>
        </w:r>
      </w:ins>
      <w:ins w:id="203" w:author="FABRICIO" w:date="2010-08-11T01:26:00Z">
        <w:r w:rsidR="00B67A30">
          <w:t xml:space="preserve"> se encuentra representada la </w:t>
        </w:r>
      </w:ins>
      <w:ins w:id="204" w:author="FABRICIO" w:date="2010-08-11T01:27:00Z">
        <w:r w:rsidR="00B67A30">
          <w:t>inyección</w:t>
        </w:r>
      </w:ins>
      <w:ins w:id="205" w:author="FABRICIO" w:date="2010-08-11T01:26:00Z">
        <w:r w:rsidR="00B67A30">
          <w:t xml:space="preserve"> </w:t>
        </w:r>
      </w:ins>
      <w:ins w:id="206" w:author="FABRICIO" w:date="2010-08-11T01:27:00Z">
        <w:r w:rsidR="00B67A30">
          <w:t xml:space="preserve">al </w:t>
        </w:r>
        <w:proofErr w:type="spellStart"/>
        <w:r w:rsidR="00B67A30">
          <w:t>drenador</w:t>
        </w:r>
        <w:proofErr w:type="spellEnd"/>
        <w:r w:rsidR="00B67A30">
          <w:t xml:space="preserve"> del transistor PMOS conectado al nodo, se observa el cambio de </w:t>
        </w:r>
        <w:r w:rsidR="00B67A30">
          <w:lastRenderedPageBreak/>
          <w:t xml:space="preserve">estado </w:t>
        </w:r>
      </w:ins>
      <w:ins w:id="207" w:author="FABRICIO" w:date="2010-08-11T01:31:00Z">
        <w:r w:rsidR="00984889">
          <w:t xml:space="preserve">total </w:t>
        </w:r>
      </w:ins>
      <w:ins w:id="208" w:author="FABRICIO" w:date="2010-08-11T01:27:00Z">
        <w:r w:rsidR="00B67A30">
          <w:t xml:space="preserve">de las </w:t>
        </w:r>
      </w:ins>
      <w:ins w:id="209" w:author="FABRICIO" w:date="2010-08-11T01:28:00Z">
        <w:r w:rsidR="00B67A30">
          <w:t>señales</w:t>
        </w:r>
      </w:ins>
      <w:ins w:id="210" w:author="FABRICIO" w:date="2010-08-11T01:27:00Z">
        <w:r w:rsidR="00B67A30">
          <w:t xml:space="preserve"> </w:t>
        </w:r>
      </w:ins>
      <w:ins w:id="211" w:author="FABRICIO" w:date="2010-08-11T01:31:00Z">
        <w:r w:rsidR="00984889">
          <w:t xml:space="preserve">en color amarillo y violeta </w:t>
        </w:r>
      </w:ins>
      <w:ins w:id="212" w:author="FABRICIO" w:date="2010-08-11T01:28:00Z">
        <w:r w:rsidR="00B67A30">
          <w:t>durante un tiempo 15nS aproximadamente</w:t>
        </w:r>
      </w:ins>
      <w:ins w:id="213" w:author="FABRICIO" w:date="2010-08-11T01:31:00Z">
        <w:r w:rsidR="00984889">
          <w:t xml:space="preserve">, y una variación parcial de las tensiones en el nodo para las </w:t>
        </w:r>
      </w:ins>
      <w:ins w:id="214" w:author="FABRICIO" w:date="2010-08-11T01:32:00Z">
        <w:r w:rsidR="00984889">
          <w:t>señales</w:t>
        </w:r>
      </w:ins>
      <w:ins w:id="215" w:author="FABRICIO" w:date="2010-08-11T01:31:00Z">
        <w:r w:rsidR="00984889">
          <w:t xml:space="preserve"> </w:t>
        </w:r>
      </w:ins>
      <w:ins w:id="216" w:author="FABRICIO" w:date="2010-08-11T01:32:00Z">
        <w:r w:rsidR="00984889">
          <w:t>de color verde y rojo. Para la</w:t>
        </w:r>
      </w:ins>
      <w:ins w:id="217" w:author="FABRICIO" w:date="2010-08-11T01:31:00Z">
        <w:r w:rsidR="00984889">
          <w:t xml:space="preserve"> </w:t>
        </w:r>
      </w:ins>
      <w:ins w:id="218" w:author="FABRICIO" w:date="2010-08-11T01:23:00Z">
        <w:r w:rsidR="004023A3">
          <w:fldChar w:fldCharType="begin"/>
        </w:r>
        <w:r w:rsidR="00B67A30">
          <w:instrText xml:space="preserve"> REF _Ref269253154 \h </w:instrText>
        </w:r>
      </w:ins>
      <w:r w:rsidR="004023A3">
        <w:fldChar w:fldCharType="separate"/>
      </w:r>
      <w:ins w:id="219" w:author="FABRICIO" w:date="2010-08-11T01:32:00Z">
        <w:r w:rsidR="00984889">
          <w:t>f</w:t>
        </w:r>
      </w:ins>
      <w:ins w:id="220" w:author="FABRICIO" w:date="2010-08-11T01:23:00Z">
        <w:r w:rsidR="00B67A30">
          <w:t xml:space="preserve">igura </w:t>
        </w:r>
        <w:r w:rsidR="00B67A30">
          <w:rPr>
            <w:noProof/>
          </w:rPr>
          <w:t>12</w:t>
        </w:r>
        <w:r w:rsidR="004023A3">
          <w:fldChar w:fldCharType="end"/>
        </w:r>
      </w:ins>
      <w:ins w:id="221" w:author="FABRICIO" w:date="2010-08-11T01:32:00Z">
        <w:r w:rsidR="00984889">
          <w:t xml:space="preserve"> se aprecia variaciones parciales de las señales  durante el periodo de permanencia de la </w:t>
        </w:r>
      </w:ins>
      <w:ins w:id="222" w:author="FABRICIO" w:date="2010-08-11T01:33:00Z">
        <w:r w:rsidR="00984889">
          <w:t>perturbación</w:t>
        </w:r>
      </w:ins>
      <w:ins w:id="223" w:author="FABRICIO" w:date="2010-08-11T01:32:00Z">
        <w:r w:rsidR="00984889">
          <w:t>,</w:t>
        </w:r>
      </w:ins>
      <w:ins w:id="224" w:author="FABRICIO" w:date="2010-08-11T01:33:00Z">
        <w:r w:rsidR="00984889">
          <w:t xml:space="preserve"> y que luego de su desaparición del sistema, los niveles de tensión inician su recuperación hacia sus voltajes iniciales, no produciendo </w:t>
        </w:r>
        <w:proofErr w:type="spellStart"/>
        <w:r w:rsidR="00984889">
          <w:t>asi</w:t>
        </w:r>
        <w:proofErr w:type="spellEnd"/>
        <w:r w:rsidR="00984889">
          <w:t xml:space="preserve"> cambios totales de estado.</w:t>
        </w:r>
      </w:ins>
    </w:p>
    <w:p w:rsidR="00E70FAF" w:rsidRDefault="00E70FAF" w:rsidP="00E70FAF">
      <w:pPr>
        <w:rPr>
          <w:rFonts w:cstheme="minorHAnsi"/>
        </w:rPr>
      </w:pPr>
      <w:r>
        <w:br w:type="page"/>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C51804" w:rsidRDefault="00E70FAF" w:rsidP="00263B12">
      <w:pPr>
        <w:pStyle w:val="Ttulo3"/>
        <w:rPr>
          <w:rStyle w:val="nfasisintenso"/>
        </w:rPr>
      </w:pPr>
      <w:r w:rsidRPr="00C51804">
        <w:rPr>
          <w:rStyle w:val="nfasisintenso"/>
        </w:rPr>
        <w:t>Metodología de análisis</w:t>
      </w:r>
    </w:p>
    <w:p w:rsidR="00F653A8" w:rsidDel="00460EE6" w:rsidRDefault="00F653A8" w:rsidP="00EF41FA">
      <w:pPr>
        <w:pStyle w:val="ParrafoTESIS"/>
        <w:rPr>
          <w:del w:id="225" w:author="FABRICIO" w:date="2010-08-11T01:42:00Z"/>
        </w:rPr>
      </w:pPr>
      <w:del w:id="226" w:author="FABRICIO" w:date="2010-08-11T01:42:00Z">
        <w:r w:rsidDel="00460EE6">
          <w:delText xml:space="preserve">Como ya se mencionó, la inyección manual se </w:delText>
        </w:r>
        <w:r w:rsidR="00444875" w:rsidDel="00460EE6">
          <w:delText>realizó</w:delText>
        </w:r>
        <w:r w:rsidDel="00460EE6">
          <w:delText xml:space="preserve"> en 3 comparadores distintos, los</w:delText>
        </w:r>
        <w:r w:rsidR="00123CA9" w:rsidDel="00460EE6">
          <w:delText xml:space="preserve"> cuales funcionan en 3 sectores distintivos</w:delText>
        </w:r>
        <w:r w:rsidDel="00460EE6">
          <w:delText xml:space="preserve"> en el proceso de digitalización de la señal de entrada. Esto permite poner a prueba al comparador con tensiones bajas y altas de referencia en su entrada.</w:delText>
        </w:r>
      </w:del>
    </w:p>
    <w:p w:rsidR="00A8165C" w:rsidDel="00460EE6" w:rsidRDefault="00191CF9" w:rsidP="00EF41FA">
      <w:pPr>
        <w:pStyle w:val="ParrafoTESIS"/>
        <w:rPr>
          <w:del w:id="227" w:author="FABRICIO" w:date="2010-08-11T01:42:00Z"/>
        </w:rPr>
      </w:pPr>
      <w:del w:id="228" w:author="FABRICIO" w:date="2010-08-08T17:36:00Z">
        <w:r w:rsidDel="00385AD4">
          <w:delText xml:space="preserve">En </w:delText>
        </w:r>
        <w:r w:rsidR="002623B0" w:rsidDel="00385AD4">
          <w:delText>cada</w:delText>
        </w:r>
        <w:r w:rsidDel="00385AD4">
          <w:delText xml:space="preserve"> </w:delText>
        </w:r>
        <w:r w:rsidR="007C1444" w:rsidDel="00385AD4">
          <w:delText>gráfica</w:delText>
        </w:r>
      </w:del>
      <w:del w:id="229" w:author="FABRICIO" w:date="2010-08-11T01:42:00Z">
        <w:r w:rsidDel="00460EE6">
          <w:delText xml:space="preserve"> se observa</w:delText>
        </w:r>
      </w:del>
      <w:del w:id="230" w:author="FABRICIO" w:date="2010-08-08T17:37:00Z">
        <w:r w:rsidR="007C1444" w:rsidDel="00385AD4">
          <w:delText>n</w:delText>
        </w:r>
      </w:del>
      <w:del w:id="231" w:author="FABRICIO" w:date="2010-08-11T01:42:00Z">
        <w:r w:rsidDel="00460EE6">
          <w:delText xml:space="preserve"> dos ventanas </w:delText>
        </w:r>
        <w:r w:rsidR="002623B0" w:rsidDel="00460EE6">
          <w:delText>de simulación. En la ventan</w:delText>
        </w:r>
        <w:r w:rsidDel="00460EE6">
          <w:delTex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delText>
        </w:r>
        <w:r w:rsidR="00123CA9" w:rsidDel="00460EE6">
          <w:delText>,</w:delText>
        </w:r>
        <w:r w:rsidDel="00460EE6">
          <w:delText xml:space="preserve"> la suma del resto de las corrientes intervinientes en el nodo de </w:delText>
        </w:r>
        <w:r w:rsidR="00663FFE" w:rsidDel="00460EE6">
          <w:delText>inyección</w:delText>
        </w:r>
        <w:r w:rsidDel="00460EE6">
          <w:delText>).</w:delText>
        </w:r>
      </w:del>
    </w:p>
    <w:p w:rsidR="00793CA9" w:rsidRDefault="00460EE6" w:rsidP="009F4A90">
      <w:pPr>
        <w:pStyle w:val="ParrafoTESIS"/>
        <w:rPr>
          <w:ins w:id="232" w:author="FABRICIO" w:date="2010-08-11T01:55:00Z"/>
        </w:rPr>
      </w:pPr>
      <w:ins w:id="233" w:author="FABRICIO" w:date="2010-08-11T01:42:00Z">
        <w:r>
          <w:t xml:space="preserve">El </w:t>
        </w:r>
      </w:ins>
      <w:ins w:id="234" w:author="FABRICIO" w:date="2010-08-11T01:53:00Z">
        <w:r w:rsidR="00793CA9">
          <w:t>análisis</w:t>
        </w:r>
      </w:ins>
      <w:ins w:id="235" w:author="FABRICIO" w:date="2010-08-11T01:42:00Z">
        <w:r w:rsidR="00793CA9">
          <w:t xml:space="preserve"> se realizar</w:t>
        </w:r>
      </w:ins>
      <w:ins w:id="236" w:author="FABRICIO" w:date="2010-08-11T01:53:00Z">
        <w:r w:rsidR="00793CA9">
          <w:t>á</w:t>
        </w:r>
      </w:ins>
      <w:ins w:id="237" w:author="FABRICIO" w:date="2010-08-11T01:42:00Z">
        <w:r>
          <w:t xml:space="preserve"> a partir de la cuidadosa lectura </w:t>
        </w:r>
      </w:ins>
      <w:ins w:id="238" w:author="FABRICIO" w:date="2010-08-11T01:53:00Z">
        <w:r w:rsidR="00793CA9">
          <w:t>de las gráficas</w:t>
        </w:r>
      </w:ins>
      <w:ins w:id="239" w:author="FABRICIO" w:date="2010-08-11T01:54:00Z">
        <w:r w:rsidR="00793CA9">
          <w:t xml:space="preserve"> obtenidas</w:t>
        </w:r>
      </w:ins>
      <w:ins w:id="240" w:author="FABRICIO" w:date="2010-08-11T01:53:00Z">
        <w:r w:rsidR="00793CA9">
          <w:t xml:space="preserve"> </w:t>
        </w:r>
      </w:ins>
      <w:ins w:id="241" w:author="FABRICIO" w:date="2010-08-11T01:42:00Z">
        <w:r>
          <w:t xml:space="preserve">y </w:t>
        </w:r>
      </w:ins>
      <w:ins w:id="242" w:author="FABRICIO" w:date="2010-08-11T01:43:00Z">
        <w:r>
          <w:t>extracción</w:t>
        </w:r>
      </w:ins>
      <w:ins w:id="243" w:author="FABRICIO" w:date="2010-08-11T01:42:00Z">
        <w:r>
          <w:t xml:space="preserve"> </w:t>
        </w:r>
      </w:ins>
      <w:ins w:id="244" w:author="FABRICIO" w:date="2010-08-11T01:43:00Z">
        <w:r>
          <w:t xml:space="preserve">de datos de simulación hecho durante la </w:t>
        </w:r>
      </w:ins>
      <w:ins w:id="245" w:author="FABRICIO" w:date="2010-08-11T01:44:00Z">
        <w:r>
          <w:t>inyección</w:t>
        </w:r>
      </w:ins>
      <w:ins w:id="246" w:author="FABRICIO" w:date="2010-08-11T01:43:00Z">
        <w:r>
          <w:t xml:space="preserve"> </w:t>
        </w:r>
      </w:ins>
      <w:ins w:id="247" w:author="FABRICIO" w:date="2010-08-11T01:44:00Z">
        <w:r>
          <w:t>de</w:t>
        </w:r>
      </w:ins>
      <w:ins w:id="248" w:author="FABRICIO" w:date="2010-08-11T01:54:00Z">
        <w:r w:rsidR="00793CA9">
          <w:t xml:space="preserve"> las</w:t>
        </w:r>
      </w:ins>
      <w:ins w:id="249" w:author="FABRICIO" w:date="2010-08-11T01:44:00Z">
        <w:r>
          <w:t xml:space="preserve"> perturbaciones (algunas de ellas se observan en las figuras </w:t>
        </w:r>
      </w:ins>
      <w:ins w:id="250" w:author="FABRICIO" w:date="2010-08-11T01:45:00Z">
        <w:r w:rsidR="004023A3">
          <w:fldChar w:fldCharType="begin"/>
        </w:r>
        <w:r>
          <w:instrText xml:space="preserve"> REF _Ref269254437 \h </w:instrText>
        </w:r>
      </w:ins>
      <w:r w:rsidR="004023A3">
        <w:fldChar w:fldCharType="separate"/>
      </w:r>
      <w:ins w:id="251" w:author="FABRICIO" w:date="2010-08-11T01:45:00Z">
        <w:r>
          <w:rPr>
            <w:noProof/>
          </w:rPr>
          <w:t>3</w:t>
        </w:r>
        <w:r w:rsidR="004023A3">
          <w:fldChar w:fldCharType="end"/>
        </w:r>
      </w:ins>
      <w:ins w:id="252" w:author="FABRICIO" w:date="2010-08-11T01:48:00Z">
        <w:r>
          <w:t>-</w:t>
        </w:r>
      </w:ins>
      <w:ins w:id="253" w:author="FABRICIO" w:date="2010-08-11T01:47:00Z">
        <w:r w:rsidR="004023A3">
          <w:fldChar w:fldCharType="begin"/>
        </w:r>
        <w:r>
          <w:instrText xml:space="preserve"> REF _Ref269253154 \h </w:instrText>
        </w:r>
      </w:ins>
      <w:r w:rsidR="004023A3">
        <w:fldChar w:fldCharType="separate"/>
      </w:r>
      <w:ins w:id="254" w:author="FABRICIO" w:date="2010-08-11T01:47:00Z">
        <w:r>
          <w:rPr>
            <w:noProof/>
          </w:rPr>
          <w:t>12</w:t>
        </w:r>
        <w:r w:rsidR="004023A3">
          <w:fldChar w:fldCharType="end"/>
        </w:r>
      </w:ins>
      <w:ins w:id="255" w:author="FABRICIO" w:date="2010-08-11T01:46:00Z">
        <w:r>
          <w:t xml:space="preserve"> y en el AP</w:t>
        </w:r>
      </w:ins>
      <w:ins w:id="256" w:author="FABRICIO" w:date="2010-08-11T01:47:00Z">
        <w:r>
          <w:t>É</w:t>
        </w:r>
      </w:ins>
      <w:ins w:id="257" w:author="FABRICIO" w:date="2010-08-11T01:46:00Z">
        <w:r>
          <w:t>NDICE D</w:t>
        </w:r>
      </w:ins>
      <w:ins w:id="258" w:author="FABRICIO" w:date="2010-08-11T01:44:00Z">
        <w:r>
          <w:t>)</w:t>
        </w:r>
      </w:ins>
      <w:ins w:id="259" w:author="FABRICIO" w:date="2010-08-11T01:48:00Z">
        <w:r>
          <w:t>.</w:t>
        </w:r>
      </w:ins>
      <w:ins w:id="260" w:author="FABRICIO" w:date="2010-08-11T01:53:00Z">
        <w:r w:rsidR="00793CA9">
          <w:t xml:space="preserve"> </w:t>
        </w:r>
      </w:ins>
      <w:ins w:id="261" w:author="FABRICIO" w:date="2010-08-08T18:14:00Z">
        <w:r w:rsidR="009F4A90">
          <w:t>Los resultados de la</w:t>
        </w:r>
      </w:ins>
      <w:ins w:id="262" w:author="FABRICIO" w:date="2010-08-08T18:22:00Z">
        <w:r w:rsidR="00AF4452">
          <w:t>s</w:t>
        </w:r>
      </w:ins>
      <w:ins w:id="263" w:author="FABRICIO" w:date="2010-08-08T18:14:00Z">
        <w:r w:rsidR="009F4A90">
          <w:t xml:space="preserve"> campaña</w:t>
        </w:r>
      </w:ins>
      <w:ins w:id="264" w:author="FABRICIO" w:date="2010-08-08T18:22:00Z">
        <w:r w:rsidR="00AF4452">
          <w:t>s</w:t>
        </w:r>
      </w:ins>
      <w:ins w:id="265" w:author="FABRICIO" w:date="2010-08-08T18:14:00Z">
        <w:r w:rsidR="009F4A90">
          <w:t xml:space="preserve"> de inyección de la falla</w:t>
        </w:r>
      </w:ins>
      <w:ins w:id="266" w:author="FABRICIO" w:date="2010-08-08T18:22:00Z">
        <w:r w:rsidR="00AF4452">
          <w:t>s se presentan a continuación</w:t>
        </w:r>
      </w:ins>
      <w:ins w:id="267" w:author="FABRICIO" w:date="2010-08-11T01:49:00Z">
        <w:r>
          <w:t xml:space="preserve"> y grafican las duraciones y variaciones de tensión </w:t>
        </w:r>
      </w:ins>
      <w:ins w:id="268" w:author="FABRICIO" w:date="2010-08-11T01:54:00Z">
        <w:r w:rsidR="00793CA9">
          <w:t xml:space="preserve">de los eventos </w:t>
        </w:r>
      </w:ins>
      <w:ins w:id="269" w:author="FABRICIO" w:date="2010-08-11T01:50:00Z">
        <w:r>
          <w:t xml:space="preserve">en los nodos del comparador durante </w:t>
        </w:r>
      </w:ins>
      <w:ins w:id="270" w:author="FABRICIO" w:date="2010-08-11T01:55:00Z">
        <w:r w:rsidR="00793CA9">
          <w:t>los procesos de simulación</w:t>
        </w:r>
      </w:ins>
      <w:ins w:id="271" w:author="FABRICIO" w:date="2010-08-08T18:22:00Z">
        <w:r w:rsidR="00AF4452">
          <w:t>.</w:t>
        </w:r>
      </w:ins>
    </w:p>
    <w:p w:rsidR="00793CA9" w:rsidRDefault="00793CA9" w:rsidP="009F4A90">
      <w:pPr>
        <w:pStyle w:val="ParrafoTESIS"/>
        <w:rPr>
          <w:ins w:id="272" w:author="FABRICIO" w:date="2010-08-11T01:59:00Z"/>
        </w:rPr>
      </w:pPr>
      <w:ins w:id="273" w:author="FABRICIO" w:date="2010-08-11T01:55:00Z">
        <w:r>
          <w:t xml:space="preserve">Debido a que todas las inyecciones generan variaciones en </w:t>
        </w:r>
      </w:ins>
      <w:ins w:id="274" w:author="FABRICIO" w:date="2010-08-11T01:56:00Z">
        <w:r>
          <w:t xml:space="preserve">tensión en los nodos donde son inyectadas, se determinó según la lógica combinacional conectada a continuación de los comparadores que </w:t>
        </w:r>
      </w:ins>
      <w:ins w:id="275" w:author="FABRICIO" w:date="2010-08-11T01:57:00Z">
        <w:r>
          <w:t>los eventos deberían de tener una</w:t>
        </w:r>
      </w:ins>
      <w:ins w:id="276" w:author="FABRICIO" w:date="2010-08-11T01:58:00Z">
        <w:r>
          <w:t xml:space="preserve"> variación</w:t>
        </w:r>
      </w:ins>
      <w:ins w:id="277" w:author="FABRICIO" w:date="2010-08-11T01:57:00Z">
        <w:r>
          <w:t xml:space="preserve"> total tal que superen los limites definidos a continuación para poder ser considerador como una perturbación a la salida del </w:t>
        </w:r>
        <w:proofErr w:type="spellStart"/>
        <w:r>
          <w:t>conversor</w:t>
        </w:r>
        <w:proofErr w:type="spellEnd"/>
        <w:r>
          <w:t xml:space="preserve"> del cual formaran parte.</w:t>
        </w:r>
      </w:ins>
      <w:ins w:id="278" w:author="FABRICIO" w:date="2010-08-11T02:00:00Z">
        <w:r>
          <w:t xml:space="preserve"> </w:t>
        </w:r>
      </w:ins>
      <w:ins w:id="279" w:author="FABRICIO" w:date="2010-08-11T02:03:00Z">
        <w:r w:rsidR="002D3854">
          <w:t xml:space="preserve">En la </w:t>
        </w:r>
      </w:ins>
      <w:ins w:id="280" w:author="FABRICIO" w:date="2010-08-11T02:02:00Z">
        <w:r w:rsidR="004023A3">
          <w:fldChar w:fldCharType="begin"/>
        </w:r>
        <w:r w:rsidR="002D3854">
          <w:instrText xml:space="preserve"> REF _Ref269255504 \h </w:instrText>
        </w:r>
      </w:ins>
      <w:r w:rsidR="004023A3">
        <w:fldChar w:fldCharType="separate"/>
      </w:r>
      <w:ins w:id="281" w:author="FABRICIO" w:date="2010-08-11T02:03:00Z">
        <w:r w:rsidR="002D3854">
          <w:t>f</w:t>
        </w:r>
      </w:ins>
      <w:ins w:id="282" w:author="FABRICIO" w:date="2010-08-11T02:02:00Z">
        <w:r w:rsidR="002D3854">
          <w:t xml:space="preserve">igura </w:t>
        </w:r>
        <w:r w:rsidR="002D3854">
          <w:rPr>
            <w:noProof/>
          </w:rPr>
          <w:t>13</w:t>
        </w:r>
        <w:r w:rsidR="004023A3">
          <w:fldChar w:fldCharType="end"/>
        </w:r>
      </w:ins>
      <w:ins w:id="283" w:author="FABRICIO" w:date="2010-08-11T02:03:00Z">
        <w:r w:rsidR="002D3854">
          <w:t xml:space="preserve"> se encuentra la simulación realizada a todas las compuertas que conformar en decodificador en conjunto. El fin de esta simulación fue determinar </w:t>
        </w:r>
        <w:proofErr w:type="spellStart"/>
        <w:r w:rsidR="002D3854">
          <w:t>cual</w:t>
        </w:r>
        <w:proofErr w:type="spellEnd"/>
        <w:r w:rsidR="002D3854">
          <w:t xml:space="preserve"> era el rango de tensión de entrada de las mismas para poder considerar dicha tensión como un CERO o un UNO </w:t>
        </w:r>
      </w:ins>
      <w:ins w:id="284" w:author="FABRICIO" w:date="2010-08-11T02:04:00Z">
        <w:r w:rsidR="002D3854">
          <w:t>lógico</w:t>
        </w:r>
      </w:ins>
      <w:ins w:id="285" w:author="FABRICIO" w:date="2010-08-11T02:03:00Z">
        <w:r w:rsidR="002D3854">
          <w:t>,</w:t>
        </w:r>
      </w:ins>
      <w:ins w:id="286" w:author="FABRICIO" w:date="2010-08-11T02:04:00Z">
        <w:r w:rsidR="002D3854">
          <w:t xml:space="preserve"> lo cual nos </w:t>
        </w:r>
        <w:r w:rsidR="002D3854">
          <w:lastRenderedPageBreak/>
          <w:t xml:space="preserve">determina las tensiones </w:t>
        </w:r>
        <w:proofErr w:type="spellStart"/>
        <w:r w:rsidR="002D3854">
          <w:t>minimas</w:t>
        </w:r>
        <w:proofErr w:type="spellEnd"/>
        <w:r w:rsidR="002D3854">
          <w:t xml:space="preserve"> y máximas para las cuales deberemos considerar una variación de tensión como un valor lógico positivo o negativo.</w:t>
        </w:r>
      </w:ins>
    </w:p>
    <w:p w:rsidR="00793CA9" w:rsidRDefault="001E3AEB" w:rsidP="009F4A90">
      <w:pPr>
        <w:pStyle w:val="ParrafoTESIS"/>
        <w:rPr>
          <w:ins w:id="287" w:author="FABRICIO" w:date="2010-08-11T02:00:00Z"/>
        </w:rPr>
      </w:pPr>
      <w:ins w:id="288" w:author="FABRICIO" w:date="2010-08-11T02:00:00Z">
        <w:r>
          <w:rPr>
            <w:noProof/>
            <w:lang w:eastAsia="es-AR"/>
            <w:rPrChange w:id="289">
              <w:rPr>
                <w:rFonts w:cstheme="minorBidi"/>
                <w:b/>
                <w:bCs/>
                <w:noProof/>
                <w:color w:val="4F81BD" w:themeColor="accent1"/>
                <w:sz w:val="18"/>
                <w:szCs w:val="18"/>
                <w:lang w:eastAsia="es-AR"/>
              </w:rPr>
            </w:rPrChange>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ins>
    </w:p>
    <w:p w:rsidR="002D3854" w:rsidRDefault="00793CA9" w:rsidP="002D3854">
      <w:pPr>
        <w:pStyle w:val="Epgrafe"/>
        <w:jc w:val="center"/>
      </w:pPr>
      <w:bookmarkStart w:id="290" w:name="_Ref269255504"/>
      <w:r>
        <w:t xml:space="preserve">Figura </w:t>
      </w:r>
      <w:fldSimple w:instr=" SEQ Figura \* ARABIC ">
        <w:r>
          <w:rPr>
            <w:noProof/>
          </w:rPr>
          <w:t>13</w:t>
        </w:r>
      </w:fldSimple>
      <w:bookmarkEnd w:id="290"/>
      <w:r>
        <w:t xml:space="preserve">) Barrido de </w:t>
      </w:r>
      <w:r w:rsidR="002D3854">
        <w:t>tensión</w:t>
      </w:r>
      <w:r>
        <w:t xml:space="preserve"> de entrada para las diferentes compuertas que conforman el decodificador.</w:t>
      </w:r>
    </w:p>
    <w:p w:rsidR="00000000" w:rsidRDefault="002D3854">
      <w:pPr>
        <w:rPr>
          <w:ins w:id="291" w:author="FABRICIO" w:date="2010-08-11T02:06:00Z"/>
        </w:rPr>
        <w:pPrChange w:id="292" w:author="FABRICIO" w:date="2010-08-11T02:04:00Z">
          <w:pPr>
            <w:pStyle w:val="Epgrafe"/>
            <w:jc w:val="center"/>
          </w:pPr>
        </w:pPrChange>
      </w:pPr>
      <w:ins w:id="293" w:author="FABRICIO" w:date="2010-08-11T02:05:00Z">
        <w:r>
          <w:t xml:space="preserve">Como resultado del </w:t>
        </w:r>
        <w:proofErr w:type="spellStart"/>
        <w:r>
          <w:t>analisis</w:t>
        </w:r>
        <w:proofErr w:type="spellEnd"/>
        <w:r>
          <w:t xml:space="preserve">, </w:t>
        </w:r>
      </w:ins>
      <w:ins w:id="294" w:author="FABRICIO" w:date="2010-08-11T02:06:00Z">
        <w:r>
          <w:t xml:space="preserve">se </w:t>
        </w:r>
        <w:proofErr w:type="spellStart"/>
        <w:r>
          <w:t>definin</w:t>
        </w:r>
      </w:ins>
      <w:proofErr w:type="spellEnd"/>
      <w:ins w:id="295" w:author="FABRICIO" w:date="2010-08-11T02:05:00Z">
        <w:r>
          <w:t xml:space="preserve"> los limites de </w:t>
        </w:r>
      </w:ins>
      <w:ins w:id="296" w:author="FABRICIO" w:date="2010-08-11T02:06:00Z">
        <w:r>
          <w:t>tensión</w:t>
        </w:r>
      </w:ins>
      <w:ins w:id="297" w:author="FABRICIO" w:date="2010-08-11T02:05:00Z">
        <w:r>
          <w:t xml:space="preserve"> </w:t>
        </w:r>
      </w:ins>
      <w:ins w:id="298" w:author="FABRICIO" w:date="2010-08-11T02:06:00Z">
        <w:r>
          <w:t>para los niveles lógicos como:</w:t>
        </w:r>
      </w:ins>
    </w:p>
    <w:p w:rsidR="00000000" w:rsidRDefault="002D3854">
      <w:pPr>
        <w:pStyle w:val="Prrafodelista"/>
        <w:numPr>
          <w:ilvl w:val="0"/>
          <w:numId w:val="20"/>
        </w:numPr>
        <w:rPr>
          <w:ins w:id="299" w:author="FABRICIO" w:date="2010-08-11T02:07:00Z"/>
        </w:rPr>
        <w:pPrChange w:id="300" w:author="FABRICIO" w:date="2010-08-11T02:06:00Z">
          <w:pPr>
            <w:pStyle w:val="Epgrafe"/>
            <w:jc w:val="center"/>
          </w:pPr>
        </w:pPrChange>
      </w:pPr>
      <w:ins w:id="301" w:author="FABRICIO" w:date="2010-08-11T02:06:00Z">
        <w:r>
          <w:t>UNO L</w:t>
        </w:r>
      </w:ins>
      <w:ins w:id="302" w:author="FABRICIO" w:date="2010-08-11T02:07:00Z">
        <w:r>
          <w:t>ÓGICO</w:t>
        </w:r>
      </w:ins>
    </w:p>
    <w:p w:rsidR="00000000" w:rsidRDefault="002D3854">
      <w:pPr>
        <w:pStyle w:val="Prrafodelista"/>
        <w:numPr>
          <w:ilvl w:val="1"/>
          <w:numId w:val="20"/>
        </w:numPr>
        <w:rPr>
          <w:ins w:id="303" w:author="FABRICIO" w:date="2010-08-11T02:07:00Z"/>
        </w:rPr>
        <w:pPrChange w:id="304" w:author="FABRICIO" w:date="2010-08-11T02:07:00Z">
          <w:pPr>
            <w:pStyle w:val="Epgrafe"/>
            <w:jc w:val="center"/>
          </w:pPr>
        </w:pPrChange>
      </w:pPr>
      <w:ins w:id="305" w:author="FABRICIO" w:date="2010-08-11T02:07:00Z">
        <w:r>
          <w:t xml:space="preserve">Valor regular de tensión: </w:t>
        </w:r>
      </w:ins>
      <w:ins w:id="306" w:author="FABRICIO" w:date="2010-08-11T02:09:00Z">
        <w:r>
          <w:t xml:space="preserve">  COMPLETALO VOS</w:t>
        </w:r>
      </w:ins>
      <w:ins w:id="307" w:author="FABRICIO" w:date="2010-08-11T02:07:00Z">
        <w:r>
          <w:t>.</w:t>
        </w:r>
      </w:ins>
    </w:p>
    <w:p w:rsidR="00000000" w:rsidRDefault="002D3854">
      <w:pPr>
        <w:pStyle w:val="Prrafodelista"/>
        <w:numPr>
          <w:ilvl w:val="1"/>
          <w:numId w:val="20"/>
        </w:numPr>
        <w:rPr>
          <w:ins w:id="308" w:author="FABRICIO" w:date="2010-08-11T02:07:00Z"/>
        </w:rPr>
        <w:pPrChange w:id="309" w:author="FABRICIO" w:date="2010-08-11T02:07:00Z">
          <w:pPr>
            <w:pStyle w:val="Epgrafe"/>
            <w:jc w:val="center"/>
          </w:pPr>
        </w:pPrChange>
      </w:pPr>
      <w:ins w:id="310" w:author="FABRICIO" w:date="2010-08-11T02:07:00Z">
        <w:r>
          <w:t>Mínimo valor de tensión permitido: 2.3 voltios.</w:t>
        </w:r>
      </w:ins>
    </w:p>
    <w:p w:rsidR="00000000" w:rsidRDefault="002D3854">
      <w:pPr>
        <w:pStyle w:val="Prrafodelista"/>
        <w:numPr>
          <w:ilvl w:val="0"/>
          <w:numId w:val="20"/>
        </w:numPr>
        <w:rPr>
          <w:ins w:id="311" w:author="FABRICIO" w:date="2010-08-11T02:07:00Z"/>
        </w:rPr>
        <w:pPrChange w:id="312" w:author="FABRICIO" w:date="2010-08-11T02:07:00Z">
          <w:pPr>
            <w:pStyle w:val="Epgrafe"/>
            <w:jc w:val="center"/>
          </w:pPr>
        </w:pPrChange>
      </w:pPr>
      <w:ins w:id="313" w:author="FABRICIO" w:date="2010-08-11T02:07:00Z">
        <w:r>
          <w:t>CERO LÓGICO</w:t>
        </w:r>
      </w:ins>
    </w:p>
    <w:p w:rsidR="00000000" w:rsidRDefault="002D3854">
      <w:pPr>
        <w:pStyle w:val="Prrafodelista"/>
        <w:numPr>
          <w:ilvl w:val="1"/>
          <w:numId w:val="20"/>
        </w:numPr>
        <w:rPr>
          <w:ins w:id="314" w:author="FABRICIO" w:date="2010-08-11T02:09:00Z"/>
        </w:rPr>
        <w:pPrChange w:id="315" w:author="FABRICIO" w:date="2010-08-11T02:09:00Z">
          <w:pPr>
            <w:pStyle w:val="Epgrafe"/>
            <w:jc w:val="center"/>
          </w:pPr>
        </w:pPrChange>
      </w:pPr>
      <w:proofErr w:type="spellStart"/>
      <w:ins w:id="316" w:author="FABRICIO" w:date="2010-08-11T02:08:00Z">
        <w:r>
          <w:t>Valot</w:t>
        </w:r>
        <w:proofErr w:type="spellEnd"/>
        <w:r>
          <w:t xml:space="preserve"> regular de tensión: </w:t>
        </w:r>
      </w:ins>
      <w:ins w:id="317" w:author="FABRICIO" w:date="2010-08-11T02:09:00Z">
        <w:r>
          <w:t>COMPLETALO VOS</w:t>
        </w:r>
      </w:ins>
      <w:ins w:id="318" w:author="FABRICIO" w:date="2010-08-11T02:08:00Z">
        <w:r>
          <w:t>.</w:t>
        </w:r>
      </w:ins>
    </w:p>
    <w:p w:rsidR="00000000" w:rsidRDefault="002D3854">
      <w:pPr>
        <w:pStyle w:val="Prrafodelista"/>
        <w:numPr>
          <w:ilvl w:val="1"/>
          <w:numId w:val="20"/>
        </w:numPr>
        <w:rPr>
          <w:ins w:id="319" w:author="FABRICIO" w:date="2010-08-11T02:10:00Z"/>
        </w:rPr>
        <w:pPrChange w:id="320" w:author="FABRICIO" w:date="2010-08-11T02:09:00Z">
          <w:pPr>
            <w:pStyle w:val="Epgrafe"/>
            <w:jc w:val="center"/>
          </w:pPr>
        </w:pPrChange>
      </w:pPr>
      <w:ins w:id="321" w:author="FABRICIO" w:date="2010-08-11T02:09:00Z">
        <w:r>
          <w:t xml:space="preserve">Máximo valor de </w:t>
        </w:r>
      </w:ins>
      <w:ins w:id="322" w:author="FABRICIO" w:date="2010-08-11T02:10:00Z">
        <w:r>
          <w:t>tensión</w:t>
        </w:r>
      </w:ins>
      <w:ins w:id="323" w:author="FABRICIO" w:date="2010-08-11T02:09:00Z">
        <w:r>
          <w:t xml:space="preserve"> </w:t>
        </w:r>
      </w:ins>
      <w:ins w:id="324" w:author="FABRICIO" w:date="2010-08-11T02:10:00Z">
        <w:r>
          <w:t>permitido: 1 voltio.</w:t>
        </w:r>
      </w:ins>
    </w:p>
    <w:p w:rsidR="00000000" w:rsidRDefault="002D3854">
      <w:pPr>
        <w:pPrChange w:id="325" w:author="FABRICIO" w:date="2010-08-11T02:10:00Z">
          <w:pPr>
            <w:pStyle w:val="Epgrafe"/>
            <w:jc w:val="center"/>
          </w:pPr>
        </w:pPrChange>
      </w:pPr>
      <w:ins w:id="326" w:author="FABRICIO" w:date="2010-08-11T02:10:00Z">
        <w:r>
          <w:t xml:space="preserve">Estos límites permiten discriminar pequeñas variaciones de tensión que no afectan a la salida del </w:t>
        </w:r>
        <w:proofErr w:type="spellStart"/>
        <w:r>
          <w:t>conversor</w:t>
        </w:r>
        <w:proofErr w:type="spellEnd"/>
        <w:r>
          <w:t xml:space="preserve"> gracias al efecto de filtrado que se genera por la </w:t>
        </w:r>
      </w:ins>
      <w:ins w:id="327" w:author="FABRICIO" w:date="2010-08-11T02:11:00Z">
        <w:r>
          <w:t>lógica</w:t>
        </w:r>
      </w:ins>
      <w:ins w:id="328" w:author="FABRICIO" w:date="2010-08-11T02:10:00Z">
        <w:r>
          <w:t xml:space="preserve"> </w:t>
        </w:r>
      </w:ins>
      <w:ins w:id="329" w:author="FABRICIO" w:date="2010-08-11T02:11:00Z">
        <w:r>
          <w:t>interna del decodificador.</w:t>
        </w:r>
      </w:ins>
    </w:p>
    <w:p w:rsidR="009F4A90" w:rsidDel="00E70FAF" w:rsidRDefault="00AF4452" w:rsidP="009F4A90">
      <w:pPr>
        <w:pStyle w:val="ParrafoTESIS"/>
        <w:rPr>
          <w:del w:id="330" w:author="FABRICIO" w:date="2010-08-08T18:24:00Z"/>
        </w:rPr>
      </w:pPr>
      <w:ins w:id="331" w:author="FABRICIO" w:date="2010-08-08T18:22:00Z">
        <w:r>
          <w:t xml:space="preserve">En </w:t>
        </w:r>
      </w:ins>
      <w:r w:rsidR="009F4A90">
        <w:t xml:space="preserve">las </w:t>
      </w:r>
      <w:r w:rsidR="004023A3">
        <w:fldChar w:fldCharType="begin"/>
      </w:r>
      <w:r>
        <w:instrText xml:space="preserve"> REF _Ref269054959 \h </w:instrText>
      </w:r>
      <w:r w:rsidR="004023A3">
        <w:fldChar w:fldCharType="separate"/>
      </w:r>
      <w:r w:rsidR="002D3854">
        <w:t xml:space="preserve">Figura </w:t>
      </w:r>
      <w:r w:rsidR="002D3854">
        <w:rPr>
          <w:noProof/>
        </w:rPr>
        <w:t>14</w:t>
      </w:r>
      <w:r w:rsidR="004023A3">
        <w:fldChar w:fldCharType="end"/>
      </w:r>
      <w:r>
        <w:t xml:space="preserve">, </w:t>
      </w:r>
      <w:r w:rsidR="004023A3">
        <w:fldChar w:fldCharType="begin"/>
      </w:r>
      <w:r>
        <w:instrText xml:space="preserve"> REF _Ref269054962 \h </w:instrText>
      </w:r>
      <w:r w:rsidR="004023A3">
        <w:fldChar w:fldCharType="separate"/>
      </w:r>
      <w:r w:rsidR="002D3854">
        <w:t xml:space="preserve">Figura </w:t>
      </w:r>
      <w:r w:rsidR="002D3854">
        <w:rPr>
          <w:noProof/>
        </w:rPr>
        <w:t>15</w:t>
      </w:r>
      <w:r w:rsidR="004023A3">
        <w:fldChar w:fldCharType="end"/>
      </w:r>
      <w:r>
        <w:t xml:space="preserve"> y </w:t>
      </w:r>
      <w:r w:rsidR="004023A3">
        <w:fldChar w:fldCharType="begin"/>
      </w:r>
      <w:r>
        <w:instrText xml:space="preserve"> REF _Ref269054963 \h </w:instrText>
      </w:r>
      <w:r w:rsidR="004023A3">
        <w:fldChar w:fldCharType="separate"/>
      </w:r>
      <w:r w:rsidR="002D3854">
        <w:t xml:space="preserve">Figura </w:t>
      </w:r>
      <w:r w:rsidR="002D3854">
        <w:rPr>
          <w:noProof/>
        </w:rPr>
        <w:t>16</w:t>
      </w:r>
      <w:r w:rsidR="004023A3">
        <w:fldChar w:fldCharType="end"/>
      </w:r>
      <w:ins w:id="332" w:author="FABRICIO" w:date="2010-08-08T18:21:00Z">
        <w:r>
          <w:t xml:space="preserve"> </w:t>
        </w:r>
      </w:ins>
      <w:ins w:id="333" w:author="FABRICIO" w:date="2010-08-08T18:22:00Z">
        <w:r>
          <w:t xml:space="preserve">se ilustran los resultados obtenidos a partir de la </w:t>
        </w:r>
      </w:ins>
      <w:ins w:id="334" w:author="FABRICIO" w:date="2010-08-08T18:23:00Z">
        <w:r>
          <w:t>inyección</w:t>
        </w:r>
      </w:ins>
      <w:ins w:id="335" w:author="FABRICIO" w:date="2010-08-08T18:22:00Z">
        <w:r>
          <w:t xml:space="preserve"> </w:t>
        </w:r>
      </w:ins>
      <w:ins w:id="336" w:author="FABRICIO" w:date="2010-08-08T18:23:00Z">
        <w:r>
          <w:t xml:space="preserve">de la falla exponencial, y en las </w:t>
        </w:r>
        <w:r w:rsidR="004023A3">
          <w:fldChar w:fldCharType="begin"/>
        </w:r>
        <w:r>
          <w:instrText xml:space="preserve"> REF _Ref269055133 \h </w:instrText>
        </w:r>
      </w:ins>
      <w:r w:rsidR="004023A3">
        <w:fldChar w:fldCharType="separate"/>
      </w:r>
      <w:ins w:id="337" w:author="FABRICIO" w:date="2010-08-08T18:23:00Z">
        <w:r>
          <w:t xml:space="preserve">figura </w:t>
        </w:r>
        <w:r>
          <w:rPr>
            <w:noProof/>
          </w:rPr>
          <w:t>16</w:t>
        </w:r>
        <w:r w:rsidR="004023A3">
          <w:fldChar w:fldCharType="end"/>
        </w:r>
        <w:r>
          <w:t xml:space="preserve">, </w:t>
        </w:r>
        <w:r w:rsidR="004023A3">
          <w:fldChar w:fldCharType="begin"/>
        </w:r>
        <w:r>
          <w:instrText xml:space="preserve"> REF _Ref269055136 \h </w:instrText>
        </w:r>
      </w:ins>
      <w:r w:rsidR="004023A3">
        <w:fldChar w:fldCharType="separate"/>
      </w:r>
      <w:ins w:id="338" w:author="FABRICIO" w:date="2010-08-08T18:23:00Z">
        <w:r>
          <w:rPr>
            <w:noProof/>
          </w:rPr>
          <w:t>17</w:t>
        </w:r>
        <w:r w:rsidR="004023A3">
          <w:fldChar w:fldCharType="end"/>
        </w:r>
        <w:r>
          <w:t xml:space="preserve"> y </w:t>
        </w:r>
        <w:r w:rsidR="004023A3">
          <w:fldChar w:fldCharType="begin"/>
        </w:r>
        <w:r>
          <w:instrText xml:space="preserve"> REF _Ref268187946 \h </w:instrText>
        </w:r>
      </w:ins>
      <w:r w:rsidR="004023A3">
        <w:fldChar w:fldCharType="separate"/>
      </w:r>
      <w:ins w:id="339" w:author="FABRICIO" w:date="2010-08-08T18:23:00Z">
        <w:r>
          <w:rPr>
            <w:noProof/>
          </w:rPr>
          <w:t>18</w:t>
        </w:r>
        <w:r w:rsidR="004023A3">
          <w:fldChar w:fldCharType="end"/>
        </w:r>
      </w:ins>
      <w:ins w:id="340" w:author="FABRICIO" w:date="2010-08-08T18:21:00Z">
        <w:r>
          <w:t xml:space="preserve"> </w:t>
        </w:r>
      </w:ins>
      <w:ins w:id="341" w:author="FABRICIO" w:date="2010-08-08T18:24:00Z">
        <w:r>
          <w:t>los de la inyección de la falla trapezoidal (o rampa).</w:t>
        </w:r>
      </w:ins>
    </w:p>
    <w:p w:rsidR="00E70FAF" w:rsidRDefault="00E70FAF" w:rsidP="00C51804">
      <w:pPr>
        <w:pStyle w:val="Ttulo3"/>
      </w:pPr>
      <w:r>
        <w:t xml:space="preserve">3.2.1) </w:t>
      </w:r>
      <w:r w:rsidR="002D3854">
        <w:t>Sistematización</w:t>
      </w:r>
      <w:r>
        <w:t xml:space="preserve"> de resultados – Campaña inyección exponencial</w:t>
      </w:r>
    </w:p>
    <w:p w:rsidR="009F4A90" w:rsidRDefault="009F4A90" w:rsidP="009F4A90">
      <w:pPr>
        <w:pStyle w:val="ParrafoTESIS"/>
      </w:pPr>
      <w:r>
        <w:t>En el eje vertical de la</w:t>
      </w:r>
      <w:ins w:id="342" w:author="FABRICIO" w:date="2010-08-08T18:24:00Z">
        <w:r w:rsidR="00AF4452">
          <w:t>s</w:t>
        </w:r>
      </w:ins>
      <w:r>
        <w:t xml:space="preserve"> gráfica</w:t>
      </w:r>
      <w:ins w:id="343" w:author="FABRICIO" w:date="2010-08-08T18:24:00Z">
        <w:r w:rsidR="00AF4452">
          <w:t>s</w:t>
        </w:r>
      </w:ins>
      <w:r>
        <w:t xml:space="preserve"> se representa la variación total de la tensión del nodo causada por la perturbación </w:t>
      </w:r>
      <w:del w:id="344" w:author="FABRICIO" w:date="2010-08-08T17:43:00Z">
        <w:r w:rsidDel="00385AD4">
          <w:delText xml:space="preserve"> </w:delText>
        </w:r>
      </w:del>
      <w:r>
        <w:t>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ins w:id="345" w:author="FABRICIO" w:date="2010-08-08T18:25:00Z">
        <w:r w:rsidR="00AF4452">
          <w:t>s</w:t>
        </w:r>
      </w:ins>
      <w:r>
        <w:t xml:space="preserve"> gr</w:t>
      </w:r>
      <w:ins w:id="346" w:author="FABRICIO" w:date="2010-08-08T17:42:00Z">
        <w:r>
          <w:t>á</w:t>
        </w:r>
      </w:ins>
      <w:del w:id="347" w:author="FABRICIO" w:date="2010-08-08T17:42:00Z">
        <w:r w:rsidDel="00385AD4">
          <w:delText>a</w:delText>
        </w:r>
      </w:del>
      <w:r>
        <w:t>fica</w:t>
      </w:r>
      <w:ins w:id="348" w:author="FABRICIO" w:date="2010-08-08T18:25:00Z">
        <w:r w:rsidR="00AF4452">
          <w:t>s</w:t>
        </w:r>
      </w:ins>
      <w:r>
        <w:t xml:space="preserve"> representan a cada una de las </w:t>
      </w:r>
      <w:r>
        <w:lastRenderedPageBreak/>
        <w:t xml:space="preserve">condiciones de tensión de entrada utilizadas durante la inyección (dos inferiores y dos superiores a la tensión de referencia especificada como </w:t>
      </w:r>
      <w:proofErr w:type="spellStart"/>
      <w:r>
        <w:t>V</w:t>
      </w:r>
      <w:r w:rsidR="004023A3" w:rsidRPr="004023A3">
        <w:rPr>
          <w:vertAlign w:val="subscript"/>
          <w:rPrChange w:id="349" w:author="FABRICIO" w:date="2010-08-08T18:25:00Z">
            <w:rPr>
              <w:rFonts w:cstheme="minorBidi"/>
              <w:b/>
              <w:bCs/>
              <w:color w:val="4F81BD" w:themeColor="accent1"/>
              <w:sz w:val="18"/>
              <w:szCs w:val="18"/>
            </w:rPr>
          </w:rPrChange>
        </w:rPr>
        <w:t>ref</w:t>
      </w:r>
      <w:proofErr w:type="spellEnd"/>
      <w:r>
        <w:t>).</w:t>
      </w:r>
    </w:p>
    <w:p w:rsidR="009F4A90" w:rsidRDefault="00525CC7" w:rsidP="00F7146C">
      <w:pPr>
        <w:pStyle w:val="ParrafoTESIS"/>
        <w:ind w:left="0"/>
        <w:jc w:val="center"/>
        <w:rPr>
          <w:b/>
        </w:rPr>
      </w:pPr>
      <w:r>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FE7E0D">
      <w:pPr>
        <w:pStyle w:val="Epgrafe"/>
        <w:jc w:val="center"/>
      </w:pPr>
      <w:bookmarkStart w:id="350" w:name="_Ref269054959"/>
      <w:r>
        <w:t xml:space="preserve">Figura </w:t>
      </w:r>
      <w:r w:rsidR="004023A3">
        <w:fldChar w:fldCharType="begin"/>
      </w:r>
      <w:r>
        <w:instrText xml:space="preserve"> SEQ Figura \* ARABIC </w:instrText>
      </w:r>
      <w:r w:rsidR="004023A3">
        <w:fldChar w:fldCharType="separate"/>
      </w:r>
      <w:r w:rsidR="00793CA9">
        <w:rPr>
          <w:noProof/>
        </w:rPr>
        <w:t>14</w:t>
      </w:r>
      <w:r w:rsidR="004023A3">
        <w:fldChar w:fldCharType="end"/>
      </w:r>
      <w:bookmarkEnd w:id="350"/>
      <w:r>
        <w:t>) Gráfica de dispersión, inyección de falla exponencial (</w:t>
      </w:r>
      <w:proofErr w:type="spellStart"/>
      <w:r>
        <w:t>V</w:t>
      </w:r>
      <w:r w:rsidRPr="00F7146C">
        <w:rPr>
          <w:vertAlign w:val="subscript"/>
        </w:rPr>
        <w:t>ref</w:t>
      </w:r>
      <w:proofErr w:type="spellEnd"/>
      <w:r>
        <w:t>=1.005V).</w:t>
      </w:r>
    </w:p>
    <w:p w:rsidR="009F4A90" w:rsidRDefault="00856FC2" w:rsidP="00F7146C">
      <w:pPr>
        <w:spacing w:after="0"/>
        <w:jc w:val="center"/>
        <w:rPr>
          <w:i/>
        </w:rPr>
      </w:pPr>
      <w:r>
        <w:rPr>
          <w:noProof/>
          <w:lang w:eastAsia="es-AR"/>
        </w:rPr>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351" w:name="_Ref269054962"/>
      <w:r>
        <w:t xml:space="preserve">Figura </w:t>
      </w:r>
      <w:fldSimple w:instr=" SEQ Figura \* ARABIC ">
        <w:r w:rsidR="00793CA9">
          <w:rPr>
            <w:noProof/>
          </w:rPr>
          <w:t>15</w:t>
        </w:r>
      </w:fldSimple>
      <w:bookmarkEnd w:id="351"/>
      <w:r>
        <w:t>) Gráfica de dispersión, inyección de falla exponencial (</w:t>
      </w:r>
      <w:proofErr w:type="spellStart"/>
      <w:r>
        <w:t>V</w:t>
      </w:r>
      <w:r w:rsidRPr="00F7146C">
        <w:rPr>
          <w:vertAlign w:val="subscript"/>
        </w:rPr>
        <w:t>ref</w:t>
      </w:r>
      <w:proofErr w:type="spellEnd"/>
      <w:r>
        <w:t>=1.315V).</w:t>
      </w:r>
    </w:p>
    <w:p w:rsidR="009F4A90" w:rsidRDefault="00856FC2" w:rsidP="00F22206">
      <w:pPr>
        <w:spacing w:after="0"/>
        <w:jc w:val="center"/>
      </w:pPr>
      <w:r>
        <w:rPr>
          <w:noProof/>
          <w:lang w:eastAsia="es-AR"/>
        </w:rPr>
        <w:lastRenderedPageBreak/>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rPr>
          <w:ins w:id="352" w:author="FABRICIO" w:date="2010-08-11T02:12:00Z"/>
        </w:rPr>
      </w:pPr>
      <w:bookmarkStart w:id="353" w:name="_Ref269054963"/>
      <w:r>
        <w:t xml:space="preserve">Figura </w:t>
      </w:r>
      <w:r w:rsidR="004023A3">
        <w:fldChar w:fldCharType="begin"/>
      </w:r>
      <w:r>
        <w:instrText xml:space="preserve"> SEQ Figura \* ARABIC </w:instrText>
      </w:r>
      <w:r w:rsidR="004023A3">
        <w:fldChar w:fldCharType="separate"/>
      </w:r>
      <w:r w:rsidR="00793CA9">
        <w:rPr>
          <w:noProof/>
        </w:rPr>
        <w:t>16</w:t>
      </w:r>
      <w:r w:rsidR="004023A3">
        <w:fldChar w:fldCharType="end"/>
      </w:r>
      <w:bookmarkEnd w:id="353"/>
      <w:r>
        <w:t xml:space="preserve">) </w:t>
      </w:r>
      <w:r w:rsidR="00F412F5">
        <w:t>Gráfica de dispersión, inyección de falla exponencial (</w:t>
      </w:r>
      <w:proofErr w:type="spellStart"/>
      <w:r w:rsidR="00F412F5">
        <w:t>V</w:t>
      </w:r>
      <w:r w:rsidR="00F412F5" w:rsidRPr="00F22206">
        <w:rPr>
          <w:vertAlign w:val="subscript"/>
        </w:rPr>
        <w:t>ref</w:t>
      </w:r>
      <w:proofErr w:type="spellEnd"/>
      <w:r w:rsidR="00F412F5">
        <w:t>=1.625V).</w:t>
      </w:r>
    </w:p>
    <w:p w:rsidR="00C41EFB" w:rsidRDefault="00FE7E0D">
      <w:pPr>
        <w:rPr>
          <w:ins w:id="354" w:author="FABRICIO" w:date="2010-08-11T14:23:00Z"/>
        </w:rPr>
        <w:pPrChange w:id="355" w:author="FABRICIO" w:date="2010-08-11T02:12:00Z">
          <w:pPr>
            <w:pStyle w:val="Epgrafe"/>
            <w:jc w:val="center"/>
          </w:pPr>
        </w:pPrChange>
      </w:pPr>
      <w:ins w:id="356" w:author="FABRICIO" w:date="2010-08-11T13:43:00Z">
        <w:r>
          <w:t>Luego de presentar los resultados de las simulaciones, observamos que en las 3 condiciones</w:t>
        </w:r>
      </w:ins>
      <w:ins w:id="357" w:author="FABRICIO" w:date="2010-08-11T13:46:00Z">
        <w:r>
          <w:t xml:space="preserve"> de </w:t>
        </w:r>
        <w:r>
          <w:t>tensión</w:t>
        </w:r>
        <w:r>
          <w:t xml:space="preserve"> de referencia (en C1, C32 y C63)</w:t>
        </w:r>
      </w:ins>
      <w:ins w:id="358" w:author="FABRICIO" w:date="2010-08-11T13:43:00Z">
        <w:r>
          <w:t xml:space="preserve"> en las cuales se realiz</w:t>
        </w:r>
      </w:ins>
      <w:ins w:id="359" w:author="FABRICIO" w:date="2010-08-11T13:46:00Z">
        <w:r>
          <w:t>ó</w:t>
        </w:r>
      </w:ins>
      <w:ins w:id="360" w:author="FABRICIO" w:date="2010-08-11T13:43:00Z">
        <w:r>
          <w:t xml:space="preserve"> la </w:t>
        </w:r>
      </w:ins>
      <w:ins w:id="361" w:author="FABRICIO" w:date="2010-08-11T13:44:00Z">
        <w:r>
          <w:t>inyección</w:t>
        </w:r>
      </w:ins>
      <w:ins w:id="362" w:author="FABRICIO" w:date="2010-08-11T13:43:00Z">
        <w:r>
          <w:t xml:space="preserve"> </w:t>
        </w:r>
      </w:ins>
      <w:ins w:id="363" w:author="FABRICIO" w:date="2010-08-11T13:44:00Z">
        <w:r>
          <w:t>de la falla tipo exponencial</w:t>
        </w:r>
      </w:ins>
      <w:ins w:id="364" w:author="FABRICIO" w:date="2010-08-11T14:18:00Z">
        <w:r w:rsidR="00856FC2">
          <w:t>,</w:t>
        </w:r>
      </w:ins>
      <w:ins w:id="365" w:author="FABRICIO" w:date="2010-08-11T13:44:00Z">
        <w:r>
          <w:t xml:space="preserve"> se produjo una </w:t>
        </w:r>
      </w:ins>
      <w:ins w:id="366" w:author="FABRICIO" w:date="2010-08-11T13:45:00Z">
        <w:r>
          <w:t>distribución</w:t>
        </w:r>
      </w:ins>
      <w:ins w:id="367" w:author="FABRICIO" w:date="2010-08-11T13:44:00Z">
        <w:r>
          <w:t xml:space="preserve"> </w:t>
        </w:r>
      </w:ins>
      <w:ins w:id="368" w:author="FABRICIO" w:date="2010-08-11T13:45:00Z">
        <w:r>
          <w:t xml:space="preserve">muy similar en los </w:t>
        </w:r>
      </w:ins>
      <w:ins w:id="369" w:author="FABRICIO" w:date="2010-08-11T13:46:00Z">
        <w:r>
          <w:t>gráficos</w:t>
        </w:r>
      </w:ins>
      <w:ins w:id="370" w:author="FABRICIO" w:date="2010-08-11T13:45:00Z">
        <w:r>
          <w:t xml:space="preserve"> de </w:t>
        </w:r>
      </w:ins>
      <w:ins w:id="371" w:author="FABRICIO" w:date="2010-08-11T13:46:00Z">
        <w:r>
          <w:t>dispersión</w:t>
        </w:r>
      </w:ins>
      <w:ins w:id="372" w:author="FABRICIO" w:date="2010-08-11T14:18:00Z">
        <w:r w:rsidR="00856FC2">
          <w:t xml:space="preserve"> t</w:t>
        </w:r>
      </w:ins>
      <w:ins w:id="373" w:author="FABRICIO" w:date="2010-08-11T13:45:00Z">
        <w:r>
          <w:t xml:space="preserve">anto en tiempo como en </w:t>
        </w:r>
        <w:r>
          <w:t>variación</w:t>
        </w:r>
        <w:r>
          <w:t xml:space="preserve"> de amplitud.</w:t>
        </w:r>
      </w:ins>
      <w:ins w:id="374" w:author="FABRICIO" w:date="2010-08-11T14:24:00Z">
        <w:r w:rsidR="00C41EFB">
          <w:t xml:space="preserve"> Para cada nivel de </w:t>
        </w:r>
        <w:r w:rsidR="00C41EFB">
          <w:t>tensión</w:t>
        </w:r>
        <w:r w:rsidR="00C41EFB">
          <w:t xml:space="preserve"> de entrada representado en las graficas (verde, rojo, violeta y amarillo) existen 7 puntos en la grafica de </w:t>
        </w:r>
      </w:ins>
      <w:ins w:id="375" w:author="FABRICIO" w:date="2010-08-11T14:25:00Z">
        <w:r w:rsidR="00C41EFB">
          <w:t>dispersión</w:t>
        </w:r>
      </w:ins>
      <w:ins w:id="376" w:author="FABRICIO" w:date="2010-08-11T14:24:00Z">
        <w:r w:rsidR="00C41EFB">
          <w:t>,</w:t>
        </w:r>
      </w:ins>
      <w:ins w:id="377" w:author="FABRICIO" w:date="2010-08-11T14:25:00Z">
        <w:r w:rsidR="00C41EFB">
          <w:t xml:space="preserve"> los que corresponden a los 7 puntos de </w:t>
        </w:r>
        <w:r w:rsidR="00C41EFB">
          <w:t>inyección</w:t>
        </w:r>
        <w:r w:rsidR="00C41EFB">
          <w:t xml:space="preserve"> existentes en el comparador.</w:t>
        </w:r>
      </w:ins>
    </w:p>
    <w:p w:rsidR="00C41EFB" w:rsidRDefault="00C41EFB">
      <w:pPr>
        <w:rPr>
          <w:ins w:id="378" w:author="FABRICIO" w:date="2010-08-11T14:23:00Z"/>
        </w:rPr>
        <w:pPrChange w:id="379" w:author="FABRICIO" w:date="2010-08-11T02:12:00Z">
          <w:pPr>
            <w:pStyle w:val="Epgrafe"/>
            <w:jc w:val="center"/>
          </w:pPr>
        </w:pPrChange>
      </w:pPr>
      <w:ins w:id="380" w:author="FABRICIO" w:date="2010-08-11T14:19:00Z">
        <w:r>
          <w:t>En las</w:t>
        </w:r>
      </w:ins>
      <w:ins w:id="381" w:author="FABRICIO" w:date="2010-08-11T14:20:00Z">
        <w:r>
          <w:t xml:space="preserve"> 3</w:t>
        </w:r>
      </w:ins>
      <w:ins w:id="382" w:author="FABRICIO" w:date="2010-08-11T14:19:00Z">
        <w:r>
          <w:t xml:space="preserve"> gr</w:t>
        </w:r>
      </w:ins>
      <w:ins w:id="383" w:author="FABRICIO" w:date="2010-08-11T14:20:00Z">
        <w:r>
          <w:t>á</w:t>
        </w:r>
      </w:ins>
      <w:ins w:id="384" w:author="FABRICIO" w:date="2010-08-11T14:19:00Z">
        <w:r>
          <w:t xml:space="preserve">ficas de </w:t>
        </w:r>
      </w:ins>
      <w:ins w:id="385" w:author="FABRICIO" w:date="2010-08-11T14:20:00Z">
        <w:r>
          <w:t>simulación</w:t>
        </w:r>
      </w:ins>
      <w:ins w:id="386" w:author="FABRICIO" w:date="2010-08-11T14:33:00Z">
        <w:r w:rsidR="006F3AF0">
          <w:t xml:space="preserve"> (</w:t>
        </w:r>
      </w:ins>
      <w:ins w:id="387" w:author="FABRICIO" w:date="2010-08-11T14:34:00Z">
        <w:r w:rsidR="006F3AF0">
          <w:fldChar w:fldCharType="begin"/>
        </w:r>
        <w:r w:rsidR="006F3AF0">
          <w:instrText xml:space="preserve"> REF _Ref269054959 \h </w:instrText>
        </w:r>
      </w:ins>
      <w:r w:rsidR="006F3AF0">
        <w:fldChar w:fldCharType="separate"/>
      </w:r>
      <w:ins w:id="388" w:author="FABRICIO" w:date="2010-08-11T14:34:00Z">
        <w:r w:rsidR="006F3AF0">
          <w:t xml:space="preserve">Figura </w:t>
        </w:r>
        <w:r w:rsidR="006F3AF0">
          <w:rPr>
            <w:noProof/>
          </w:rPr>
          <w:t>14</w:t>
        </w:r>
        <w:r w:rsidR="006F3AF0">
          <w:fldChar w:fldCharType="end"/>
        </w:r>
        <w:r w:rsidR="006F3AF0">
          <w:fldChar w:fldCharType="begin"/>
        </w:r>
        <w:r w:rsidR="006F3AF0">
          <w:instrText xml:space="preserve"> REF _Ref269054962 \h </w:instrText>
        </w:r>
      </w:ins>
      <w:r w:rsidR="006F3AF0">
        <w:fldChar w:fldCharType="separate"/>
      </w:r>
      <w:ins w:id="389" w:author="FABRICIO" w:date="2010-08-11T14:34:00Z">
        <w:r w:rsidR="006F3AF0">
          <w:t>,</w:t>
        </w:r>
        <w:r w:rsidR="006F3AF0">
          <w:t xml:space="preserve"> </w:t>
        </w:r>
        <w:r w:rsidR="006F3AF0">
          <w:rPr>
            <w:noProof/>
          </w:rPr>
          <w:t>15</w:t>
        </w:r>
        <w:r w:rsidR="006F3AF0">
          <w:fldChar w:fldCharType="end"/>
        </w:r>
        <w:r w:rsidR="006F3AF0">
          <w:t xml:space="preserve"> y </w:t>
        </w:r>
        <w:r w:rsidR="006F3AF0">
          <w:fldChar w:fldCharType="begin"/>
        </w:r>
        <w:r w:rsidR="006F3AF0">
          <w:instrText xml:space="preserve"> REF _Ref269054963 \h </w:instrText>
        </w:r>
      </w:ins>
      <w:r w:rsidR="006F3AF0">
        <w:fldChar w:fldCharType="separate"/>
      </w:r>
      <w:ins w:id="390" w:author="FABRICIO" w:date="2010-08-11T14:34:00Z">
        <w:r w:rsidR="006F3AF0">
          <w:rPr>
            <w:noProof/>
          </w:rPr>
          <w:t>16</w:t>
        </w:r>
        <w:r w:rsidR="006F3AF0">
          <w:fldChar w:fldCharType="end"/>
        </w:r>
      </w:ins>
      <w:ins w:id="391" w:author="FABRICIO" w:date="2010-08-11T14:33:00Z">
        <w:r w:rsidR="006F3AF0">
          <w:t>)</w:t>
        </w:r>
      </w:ins>
      <w:ins w:id="392" w:author="FABRICIO" w:date="2010-08-11T14:19:00Z">
        <w:r>
          <w:t xml:space="preserve"> </w:t>
        </w:r>
      </w:ins>
      <w:ins w:id="393" w:author="FABRICIO" w:date="2010-08-11T14:20:00Z">
        <w:r w:rsidR="006F3AF0">
          <w:t>se realiz</w:t>
        </w:r>
      </w:ins>
      <w:ins w:id="394" w:author="FABRICIO" w:date="2010-08-11T14:34:00Z">
        <w:r w:rsidR="006F3AF0">
          <w:t>ó</w:t>
        </w:r>
      </w:ins>
      <w:ins w:id="395" w:author="FABRICIO" w:date="2010-08-11T14:20:00Z">
        <w:r>
          <w:t xml:space="preserve"> la </w:t>
        </w:r>
        <w:r>
          <w:t>división</w:t>
        </w:r>
        <w:r>
          <w:t xml:space="preserve"> de</w:t>
        </w:r>
      </w:ins>
      <w:ins w:id="396" w:author="FABRICIO" w:date="2010-08-11T14:21:00Z">
        <w:r>
          <w:t xml:space="preserve"> resultados en 4 cuadrantes.</w:t>
        </w:r>
      </w:ins>
    </w:p>
    <w:p w:rsidR="00000000" w:rsidRDefault="00C41EFB">
      <w:pPr>
        <w:rPr>
          <w:ins w:id="397" w:author="FABRICIO" w:date="2010-08-11T14:20:00Z"/>
        </w:rPr>
        <w:pPrChange w:id="398" w:author="FABRICIO" w:date="2010-08-11T02:12:00Z">
          <w:pPr>
            <w:pStyle w:val="Epgrafe"/>
            <w:jc w:val="center"/>
          </w:pPr>
        </w:pPrChange>
      </w:pPr>
      <w:ins w:id="399" w:author="FABRICIO" w:date="2010-08-11T14:21:00Z">
        <w:r>
          <w:t xml:space="preserve">En el primer cuadrante </w:t>
        </w:r>
      </w:ins>
      <w:ins w:id="400" w:author="FABRICIO" w:date="2010-08-11T14:30:00Z">
        <w:r w:rsidR="006F3AF0">
          <w:t xml:space="preserve">(inferior izquierdo) </w:t>
        </w:r>
      </w:ins>
      <w:ins w:id="401" w:author="FABRICIO" w:date="2010-08-11T14:21:00Z">
        <w:r>
          <w:t xml:space="preserve">se ubican los puntos de color verde y rojos, pertenecientes a </w:t>
        </w:r>
      </w:ins>
      <w:ins w:id="402" w:author="FABRICIO" w:date="2010-08-11T14:25:00Z">
        <w:r>
          <w:t>las</w:t>
        </w:r>
      </w:ins>
      <w:ins w:id="403" w:author="FABRICIO" w:date="2010-08-11T14:21:00Z">
        <w:r>
          <w:t xml:space="preserve"> variaciones de las </w:t>
        </w:r>
      </w:ins>
      <w:ins w:id="404" w:author="FABRICIO" w:date="2010-08-11T14:22:00Z">
        <w:r>
          <w:t>señales</w:t>
        </w:r>
      </w:ins>
      <w:ins w:id="405" w:author="FABRICIO" w:date="2010-08-11T14:21:00Z">
        <w:r>
          <w:t xml:space="preserve"> </w:t>
        </w:r>
      </w:ins>
      <w:ins w:id="406" w:author="FABRICIO" w:date="2010-08-11T14:22:00Z">
        <w:r>
          <w:t xml:space="preserve">de entrada que se encuentran por debajo de la </w:t>
        </w:r>
        <w:r>
          <w:t>tensión</w:t>
        </w:r>
        <w:r>
          <w:t xml:space="preserve"> de referencia, y que por lo tanto, generaban una salida positiva del comparador. </w:t>
        </w:r>
      </w:ins>
      <w:ins w:id="407" w:author="FABRICIO" w:date="2010-08-11T14:23:00Z">
        <w:r>
          <w:t>E</w:t>
        </w:r>
      </w:ins>
      <w:ins w:id="408" w:author="FABRICIO" w:date="2010-08-11T14:26:00Z">
        <w:r>
          <w:t xml:space="preserve">n estos casos, las variaciones de </w:t>
        </w:r>
        <w:r>
          <w:t>tensión</w:t>
        </w:r>
        <w:r>
          <w:t xml:space="preserve"> en los nodos inyectados no alcanzaron grandes valores y su </w:t>
        </w:r>
      </w:ins>
      <w:ins w:id="409" w:author="FABRICIO" w:date="2010-08-11T14:27:00Z">
        <w:r>
          <w:t>duración</w:t>
        </w:r>
      </w:ins>
      <w:ins w:id="410" w:author="FABRICIO" w:date="2010-08-11T14:26:00Z">
        <w:r>
          <w:t xml:space="preserve"> </w:t>
        </w:r>
      </w:ins>
      <w:ins w:id="411" w:author="FABRICIO" w:date="2010-08-11T14:27:00Z">
        <w:r>
          <w:t xml:space="preserve">estuvo comprendida en los 15nS aproximadamente, como ya se observo en las graficas de las simulaciones de las </w:t>
        </w:r>
      </w:ins>
      <w:ins w:id="412" w:author="FABRICIO" w:date="2010-08-11T14:29:00Z">
        <w:r>
          <w:t xml:space="preserve">figuras </w:t>
        </w:r>
        <w:r>
          <w:fldChar w:fldCharType="begin"/>
        </w:r>
        <w:r>
          <w:instrText xml:space="preserve"> REF _Ref269254437 \h </w:instrText>
        </w:r>
      </w:ins>
      <w:r>
        <w:fldChar w:fldCharType="separate"/>
      </w:r>
      <w:ins w:id="413" w:author="FABRICIO" w:date="2010-08-11T14:29:00Z">
        <w:r>
          <w:rPr>
            <w:noProof/>
          </w:rPr>
          <w:t>3</w:t>
        </w:r>
        <w:r>
          <w:fldChar w:fldCharType="end"/>
        </w:r>
        <w:r>
          <w:t>-</w:t>
        </w:r>
        <w:r>
          <w:fldChar w:fldCharType="begin"/>
        </w:r>
        <w:r>
          <w:instrText xml:space="preserve"> REF _Ref269233313 \h </w:instrText>
        </w:r>
      </w:ins>
      <w:r>
        <w:fldChar w:fldCharType="separate"/>
      </w:r>
      <w:ins w:id="414" w:author="FABRICIO" w:date="2010-08-11T14:29:00Z">
        <w:r>
          <w:rPr>
            <w:noProof/>
          </w:rPr>
          <w:t>8</w:t>
        </w:r>
        <w:r>
          <w:fldChar w:fldCharType="end"/>
        </w:r>
        <w:r>
          <w:t xml:space="preserve">, en donde las tensiones </w:t>
        </w:r>
        <w:r>
          <w:t>volvían</w:t>
        </w:r>
        <w:r>
          <w:t xml:space="preserve"> a su nivel de reposo luego de que la </w:t>
        </w:r>
        <w:r>
          <w:t>inyección</w:t>
        </w:r>
        <w:r>
          <w:t xml:space="preserve"> de la falla exponencial desapareciera casi en su totalidad</w:t>
        </w:r>
      </w:ins>
      <w:ins w:id="415" w:author="FABRICIO" w:date="2010-08-11T14:30:00Z">
        <w:r>
          <w:t>, siendo muy leve su permanencia.</w:t>
        </w:r>
      </w:ins>
    </w:p>
    <w:p w:rsidR="00C41EFB" w:rsidRDefault="006F3AF0">
      <w:pPr>
        <w:rPr>
          <w:ins w:id="416" w:author="FABRICIO" w:date="2010-08-11T14:42:00Z"/>
        </w:rPr>
        <w:pPrChange w:id="417" w:author="FABRICIO" w:date="2010-08-11T02:12:00Z">
          <w:pPr>
            <w:pStyle w:val="Epgrafe"/>
            <w:jc w:val="center"/>
          </w:pPr>
        </w:pPrChange>
      </w:pPr>
      <w:ins w:id="418" w:author="FABRICIO" w:date="2010-08-11T14:30:00Z">
        <w:r>
          <w:t>Para el segundo cuadrante (superior izquierdo)</w:t>
        </w:r>
      </w:ins>
      <w:ins w:id="419" w:author="FABRICIO" w:date="2010-08-11T14:31:00Z">
        <w:r>
          <w:t xml:space="preserve"> tenemos una </w:t>
        </w:r>
        <w:r>
          <w:t>distribución</w:t>
        </w:r>
        <w:r>
          <w:t xml:space="preserve"> similar en las 3 graficas. </w:t>
        </w:r>
      </w:ins>
      <w:ins w:id="420" w:author="FABRICIO" w:date="2010-08-11T14:32:00Z">
        <w:r>
          <w:t xml:space="preserve">Los 10 puntos existentes en él, 5 color amarillo y 5 violetas, indican una </w:t>
        </w:r>
      </w:ins>
      <w:ins w:id="421" w:author="FABRICIO" w:date="2010-08-11T14:35:00Z">
        <w:r>
          <w:t>variación</w:t>
        </w:r>
      </w:ins>
      <w:ins w:id="422" w:author="FABRICIO" w:date="2010-08-11T14:32:00Z">
        <w:r>
          <w:t xml:space="preserve"> de </w:t>
        </w:r>
        <w:r>
          <w:t>tensión</w:t>
        </w:r>
        <w:r>
          <w:t xml:space="preserve"> considerable </w:t>
        </w:r>
      </w:ins>
      <w:ins w:id="423" w:author="FABRICIO" w:date="2010-08-11T14:35:00Z">
        <w:r>
          <w:t xml:space="preserve">en </w:t>
        </w:r>
        <w:r>
          <w:t>relación</w:t>
        </w:r>
        <w:r>
          <w:t xml:space="preserve"> a los niveles de reposo</w:t>
        </w:r>
      </w:ins>
      <w:ins w:id="424" w:author="FABRICIO" w:date="2010-08-11T14:32:00Z">
        <w:r>
          <w:t xml:space="preserve"> en el nodo (</w:t>
        </w:r>
      </w:ins>
      <w:ins w:id="425" w:author="FABRICIO" w:date="2010-08-11T14:33:00Z">
        <w:r w:rsidR="00FA29CD">
          <w:t xml:space="preserve">entre una y </w:t>
        </w:r>
      </w:ins>
      <w:ins w:id="426" w:author="FABRICIO" w:date="2010-08-11T14:44:00Z">
        <w:r w:rsidR="00FA29CD">
          <w:t>2</w:t>
        </w:r>
      </w:ins>
      <w:ins w:id="427" w:author="FABRICIO" w:date="2010-08-11T14:33:00Z">
        <w:r>
          <w:t xml:space="preserve">0 veces la </w:t>
        </w:r>
        <w:r>
          <w:t>tensión</w:t>
        </w:r>
        <w:r>
          <w:t xml:space="preserve"> del nodo</w:t>
        </w:r>
      </w:ins>
      <w:ins w:id="428" w:author="FABRICIO" w:date="2010-08-11T14:32:00Z">
        <w:r>
          <w:t>)</w:t>
        </w:r>
      </w:ins>
      <w:ins w:id="429" w:author="FABRICIO" w:date="2010-08-11T14:37:00Z">
        <w:r>
          <w:t xml:space="preserve">. Estas </w:t>
        </w:r>
      </w:ins>
      <w:ins w:id="430" w:author="FABRICIO" w:date="2010-08-11T14:42:00Z">
        <w:r w:rsidR="00FA29CD">
          <w:t>variaciones</w:t>
        </w:r>
      </w:ins>
      <w:ins w:id="431" w:author="FABRICIO" w:date="2010-08-11T14:37:00Z">
        <w:r>
          <w:t xml:space="preserve"> se dan para las </w:t>
        </w:r>
        <w:r>
          <w:t>señales</w:t>
        </w:r>
        <w:r>
          <w:t xml:space="preserve"> de entrada mayores a la </w:t>
        </w:r>
        <w:r>
          <w:t>tensión</w:t>
        </w:r>
        <w:r>
          <w:t xml:space="preserve"> de referencia, lo que produce que la salida del comparador se encuentre en un nivel </w:t>
        </w:r>
      </w:ins>
      <w:ins w:id="432" w:author="FABRICIO" w:date="2010-08-11T14:38:00Z">
        <w:r>
          <w:t>lógico</w:t>
        </w:r>
      </w:ins>
      <w:ins w:id="433" w:author="FABRICIO" w:date="2010-08-11T14:37:00Z">
        <w:r>
          <w:t xml:space="preserve"> </w:t>
        </w:r>
      </w:ins>
      <w:ins w:id="434" w:author="FABRICIO" w:date="2010-08-11T14:38:00Z">
        <w:r>
          <w:t xml:space="preserve">CERO en reposo. Considerando esto, las variaciones de estas tensiones </w:t>
        </w:r>
      </w:ins>
      <w:ins w:id="435" w:author="FABRICIO" w:date="2010-08-11T14:40:00Z">
        <w:r w:rsidR="00FA29CD">
          <w:t xml:space="preserve">involucran desde micro voltios a decenas de </w:t>
        </w:r>
        <w:proofErr w:type="spellStart"/>
        <w:r w:rsidR="00FA29CD">
          <w:t>milivoltios</w:t>
        </w:r>
        <w:proofErr w:type="spellEnd"/>
        <w:r w:rsidR="00FA29CD">
          <w:t xml:space="preserve">, por lo cual una </w:t>
        </w:r>
        <w:r w:rsidR="00FA29CD">
          <w:t>variación</w:t>
        </w:r>
        <w:r w:rsidR="00FA29CD">
          <w:t xml:space="preserve"> de 10 veces del nodo, puede indicar tensiones de voltios, lo que </w:t>
        </w:r>
      </w:ins>
      <w:ins w:id="436" w:author="FABRICIO" w:date="2010-08-11T14:41:00Z">
        <w:r w:rsidR="00FA29CD">
          <w:t>generaría</w:t>
        </w:r>
      </w:ins>
      <w:ins w:id="437" w:author="FABRICIO" w:date="2010-08-11T14:40:00Z">
        <w:r w:rsidR="00FA29CD">
          <w:t xml:space="preserve"> </w:t>
        </w:r>
      </w:ins>
      <w:ins w:id="438" w:author="FABRICIO" w:date="2010-08-11T14:41:00Z">
        <w:r w:rsidR="00FA29CD">
          <w:t xml:space="preserve">un exceso de los </w:t>
        </w:r>
        <w:proofErr w:type="gramStart"/>
        <w:r w:rsidR="00FA29CD">
          <w:t>limites</w:t>
        </w:r>
        <w:proofErr w:type="gramEnd"/>
        <w:r w:rsidR="00FA29CD">
          <w:t xml:space="preserve"> antes mencionados para un nivel </w:t>
        </w:r>
        <w:r w:rsidR="00FA29CD">
          <w:t>lógico</w:t>
        </w:r>
        <w:r w:rsidR="00FA29CD">
          <w:t xml:space="preserve"> CERO, generando un error de l</w:t>
        </w:r>
      </w:ins>
      <w:ins w:id="439" w:author="FABRICIO" w:date="2010-08-11T14:42:00Z">
        <w:r w:rsidR="00FA29CD">
          <w:t>ógica.</w:t>
        </w:r>
      </w:ins>
    </w:p>
    <w:p w:rsidR="00FA29CD" w:rsidRDefault="00FA29CD">
      <w:pPr>
        <w:pPrChange w:id="440" w:author="FABRICIO" w:date="2010-08-11T02:12:00Z">
          <w:pPr>
            <w:pStyle w:val="Epgrafe"/>
            <w:jc w:val="center"/>
          </w:pPr>
        </w:pPrChange>
      </w:pPr>
      <w:ins w:id="441" w:author="FABRICIO" w:date="2010-08-11T14:42:00Z">
        <w:r>
          <w:lastRenderedPageBreak/>
          <w:t xml:space="preserve">En el cuarto cuadrante (superior derecho) </w:t>
        </w:r>
      </w:ins>
      <w:ins w:id="442" w:author="FABRICIO" w:date="2010-08-11T14:56:00Z">
        <w:r w:rsidR="0030223A">
          <w:t xml:space="preserve">las variaciones que llegan a producirse alcanzan las 200 veces de amplitud, lo que aumenta considerablemente las </w:t>
        </w:r>
      </w:ins>
      <w:ins w:id="443" w:author="FABRICIO" w:date="2010-08-11T14:57:00Z">
        <w:r w:rsidR="0030223A">
          <w:t>probabilidades</w:t>
        </w:r>
      </w:ins>
      <w:ins w:id="444" w:author="FABRICIO" w:date="2010-08-11T14:56:00Z">
        <w:r w:rsidR="0030223A">
          <w:t xml:space="preserve"> </w:t>
        </w:r>
      </w:ins>
      <w:ins w:id="445" w:author="FABRICIO" w:date="2010-08-11T14:57:00Z">
        <w:r w:rsidR="0030223A">
          <w:t xml:space="preserve">de producir errores en la salida del </w:t>
        </w:r>
        <w:proofErr w:type="spellStart"/>
        <w:r w:rsidR="0030223A">
          <w:t>conversor</w:t>
        </w:r>
        <w:proofErr w:type="spellEnd"/>
        <w:r w:rsidR="0030223A">
          <w:t>.</w:t>
        </w:r>
      </w:ins>
      <w:ins w:id="446" w:author="FABRICIO" w:date="2010-08-11T14:56:00Z">
        <w:r w:rsidR="0030223A">
          <w:t xml:space="preserve"> </w:t>
        </w:r>
      </w:ins>
      <w:ins w:id="447" w:author="FABRICIO" w:date="2010-08-11T14:57:00Z">
        <w:r w:rsidR="0030223A">
          <w:t>E</w:t>
        </w:r>
      </w:ins>
      <w:ins w:id="448" w:author="FABRICIO" w:date="2010-08-11T14:45:00Z">
        <w:r>
          <w:t xml:space="preserve">ncontramos 4 datos de </w:t>
        </w:r>
        <w:r>
          <w:t>variación</w:t>
        </w:r>
        <w:r>
          <w:t xml:space="preserve"> (2 amarillos y 2 violetas) en todas las graficas, de los cuales 2 en cada una ellas son referenciados al </w:t>
        </w:r>
        <w:proofErr w:type="spellStart"/>
        <w:r>
          <w:t>drenador</w:t>
        </w:r>
        <w:proofErr w:type="spellEnd"/>
        <w:r>
          <w:t xml:space="preserve"> del transistor M</w:t>
        </w:r>
      </w:ins>
      <w:ins w:id="449" w:author="FABRICIO" w:date="2010-08-11T14:46:00Z">
        <w:r>
          <w:t xml:space="preserve">12 (transistor PMOS conectado al nodo NDOUT). Para las </w:t>
        </w:r>
      </w:ins>
      <w:ins w:id="450" w:author="FABRICIO" w:date="2010-08-11T14:47:00Z">
        <w:r>
          <w:t xml:space="preserve">simulaciones de los 3 comparadores (distintas </w:t>
        </w:r>
        <w:proofErr w:type="spellStart"/>
        <w:r>
          <w:t>V</w:t>
        </w:r>
        <w:r w:rsidRPr="00FA29CD">
          <w:rPr>
            <w:vertAlign w:val="subscript"/>
            <w:rPrChange w:id="451" w:author="FABRICIO" w:date="2010-08-11T14:47:00Z">
              <w:rPr/>
            </w:rPrChange>
          </w:rPr>
          <w:t>ref</w:t>
        </w:r>
        <w:proofErr w:type="spellEnd"/>
        <w:r>
          <w:t xml:space="preserve">) se obtuvo igual sensibilidad en dicho </w:t>
        </w:r>
        <w:proofErr w:type="spellStart"/>
        <w:r>
          <w:t>drenador</w:t>
        </w:r>
      </w:ins>
      <w:proofErr w:type="spellEnd"/>
      <w:ins w:id="452" w:author="FABRICIO" w:date="2010-08-11T14:48:00Z">
        <w:r>
          <w:t xml:space="preserve">, el cual al ser perturbado causaba un cambio de estado total de los valores de </w:t>
        </w:r>
      </w:ins>
      <w:ins w:id="453" w:author="FABRICIO" w:date="2010-08-11T14:49:00Z">
        <w:r>
          <w:t>tensión</w:t>
        </w:r>
        <w:r>
          <w:t xml:space="preserve"> (de CERO </w:t>
        </w:r>
        <w:r>
          <w:t>lógico</w:t>
        </w:r>
        <w:r>
          <w:t xml:space="preserve"> a UNO </w:t>
        </w:r>
        <w:proofErr w:type="spellStart"/>
        <w:r>
          <w:t>logico</w:t>
        </w:r>
        <w:proofErr w:type="spellEnd"/>
        <w:r>
          <w:t xml:space="preserve">). </w:t>
        </w:r>
      </w:ins>
      <w:ins w:id="454" w:author="FABRICIO" w:date="2010-08-11T14:50:00Z">
        <w:r>
          <w:t xml:space="preserve">Para la </w:t>
        </w:r>
        <w:r>
          <w:fldChar w:fldCharType="begin"/>
        </w:r>
        <w:r>
          <w:instrText xml:space="preserve"> REF _Ref269054959 \h </w:instrText>
        </w:r>
      </w:ins>
      <w:r>
        <w:fldChar w:fldCharType="separate"/>
      </w:r>
      <w:ins w:id="455" w:author="FABRICIO" w:date="2010-08-11T14:50:00Z">
        <w:r>
          <w:t>f</w:t>
        </w:r>
        <w:r>
          <w:t xml:space="preserve">igura </w:t>
        </w:r>
        <w:r>
          <w:rPr>
            <w:noProof/>
          </w:rPr>
          <w:t>14</w:t>
        </w:r>
        <w:r>
          <w:fldChar w:fldCharType="end"/>
        </w:r>
        <w:r>
          <w:t xml:space="preserve"> vemos que los 4 puntos se agrupan, de los cuales dos, </w:t>
        </w:r>
        <w:proofErr w:type="spellStart"/>
        <w:r>
          <w:t>corresponedientes</w:t>
        </w:r>
        <w:proofErr w:type="spellEnd"/>
        <w:r>
          <w:t xml:space="preserve"> al </w:t>
        </w:r>
        <w:proofErr w:type="spellStart"/>
        <w:r>
          <w:t>transitor</w:t>
        </w:r>
        <w:proofErr w:type="spellEnd"/>
        <w:r>
          <w:t xml:space="preserve"> M12, producen un cambio total, mientras que los otros dos representan variaciones de gran amplitud y </w:t>
        </w:r>
      </w:ins>
      <w:ins w:id="456" w:author="FABRICIO" w:date="2010-08-11T14:51:00Z">
        <w:r>
          <w:t>duración</w:t>
        </w:r>
        <w:r w:rsidR="0030223A">
          <w:t xml:space="preserve"> pero </w:t>
        </w:r>
      </w:ins>
      <w:ins w:id="457" w:author="FABRICIO" w:date="2010-08-11T14:54:00Z">
        <w:r w:rsidR="0030223A">
          <w:t xml:space="preserve">produciendo cambios de menor rango de </w:t>
        </w:r>
      </w:ins>
      <w:ins w:id="458" w:author="FABRICIO" w:date="2010-08-11T14:55:00Z">
        <w:r w:rsidR="0030223A">
          <w:t>tensión</w:t>
        </w:r>
      </w:ins>
      <w:ins w:id="459" w:author="FABRICIO" w:date="2010-08-11T14:54:00Z">
        <w:r w:rsidR="0030223A">
          <w:t>.</w:t>
        </w:r>
      </w:ins>
      <w:ins w:id="460" w:author="FABRICIO" w:date="2010-08-11T14:57:00Z">
        <w:r w:rsidR="0030223A">
          <w:t xml:space="preserve"> En las otras dos graficas (</w:t>
        </w:r>
      </w:ins>
      <w:ins w:id="461" w:author="FABRICIO" w:date="2010-08-11T14:58:00Z">
        <w:r w:rsidR="0030223A">
          <w:fldChar w:fldCharType="begin"/>
        </w:r>
        <w:r w:rsidR="0030223A">
          <w:instrText xml:space="preserve"> REF _Ref269054962 \h </w:instrText>
        </w:r>
      </w:ins>
      <w:r w:rsidR="0030223A">
        <w:fldChar w:fldCharType="separate"/>
      </w:r>
      <w:ins w:id="462" w:author="FABRICIO" w:date="2010-08-11T14:58:00Z">
        <w:r w:rsidR="0030223A">
          <w:t xml:space="preserve">Figura </w:t>
        </w:r>
        <w:r w:rsidR="0030223A">
          <w:rPr>
            <w:noProof/>
          </w:rPr>
          <w:t>15</w:t>
        </w:r>
        <w:r w:rsidR="0030223A">
          <w:fldChar w:fldCharType="end"/>
        </w:r>
        <w:r w:rsidR="0030223A">
          <w:t xml:space="preserve"> y </w:t>
        </w:r>
        <w:r w:rsidR="0030223A">
          <w:fldChar w:fldCharType="begin"/>
        </w:r>
        <w:r w:rsidR="0030223A">
          <w:instrText xml:space="preserve"> REF _Ref269054963 \h </w:instrText>
        </w:r>
      </w:ins>
      <w:r w:rsidR="0030223A">
        <w:fldChar w:fldCharType="separate"/>
      </w:r>
      <w:ins w:id="463" w:author="FABRICIO" w:date="2010-08-11T14:58:00Z">
        <w:r w:rsidR="0030223A">
          <w:rPr>
            <w:noProof/>
          </w:rPr>
          <w:t>16</w:t>
        </w:r>
        <w:r w:rsidR="0030223A">
          <w:fldChar w:fldCharType="end"/>
        </w:r>
      </w:ins>
      <w:ins w:id="464" w:author="FABRICIO" w:date="2010-08-11T14:57:00Z">
        <w:r w:rsidR="0030223A">
          <w:t>)</w:t>
        </w:r>
      </w:ins>
      <w:ins w:id="465" w:author="FABRICIO" w:date="2010-08-11T14:59:00Z">
        <w:r w:rsidR="0030223A">
          <w:t xml:space="preserve"> los puntos se encuentran a mayor distancia con respecto a la </w:t>
        </w:r>
        <w:r w:rsidR="0030223A">
          <w:t>duración</w:t>
        </w:r>
        <w:r w:rsidR="0030223A">
          <w:t xml:space="preserve"> del evento, pero con </w:t>
        </w:r>
      </w:ins>
      <w:ins w:id="466" w:author="FABRICIO" w:date="2010-08-11T15:00:00Z">
        <w:r w:rsidR="0030223A">
          <w:t>similar</w:t>
        </w:r>
      </w:ins>
      <w:ins w:id="467" w:author="FABRICIO" w:date="2010-08-11T14:59:00Z">
        <w:r w:rsidR="0030223A">
          <w:t xml:space="preserve"> rango de </w:t>
        </w:r>
        <w:r w:rsidR="0030223A">
          <w:t>variación</w:t>
        </w:r>
        <w:r w:rsidR="0030223A">
          <w:t xml:space="preserve"> del mismo</w:t>
        </w:r>
      </w:ins>
      <w:ins w:id="468" w:author="FABRICIO" w:date="2010-08-11T15:00:00Z">
        <w:r w:rsidR="0030223A">
          <w:t xml:space="preserve">, lo que da una pauta de que a medida de que la tensión de entrada aumente, las duraciones en tiempo de los eventos </w:t>
        </w:r>
        <w:proofErr w:type="spellStart"/>
        <w:r w:rsidR="0030223A">
          <w:t>diminuye</w:t>
        </w:r>
        <w:proofErr w:type="spellEnd"/>
        <w:r w:rsidR="0030223A">
          <w:t>.</w:t>
        </w:r>
      </w:ins>
    </w:p>
    <w:p w:rsidR="00530EC4" w:rsidDel="00530EC4" w:rsidRDefault="00E70FAF" w:rsidP="00530EC4">
      <w:pPr>
        <w:pStyle w:val="Ttulo3"/>
        <w:rPr>
          <w:del w:id="469" w:author="FABRICIO" w:date="2010-08-11T02:13:00Z"/>
        </w:rPr>
      </w:pPr>
      <w:r>
        <w:t xml:space="preserve">3.2.1) </w:t>
      </w:r>
      <w:r w:rsidR="00C51804">
        <w:t>Sistematización</w:t>
      </w:r>
      <w:r>
        <w:t xml:space="preserve"> de resultados – Campaña inyección </w:t>
      </w:r>
      <w:proofErr w:type="spellStart"/>
      <w:r>
        <w:t>trapezoidal</w:t>
      </w:r>
    </w:p>
    <w:p w:rsidR="00000000" w:rsidRDefault="00AF4F0A">
      <w:pPr>
        <w:rPr>
          <w:ins w:id="470" w:author="FABRICIO" w:date="2010-08-11T02:13:00Z"/>
        </w:rPr>
        <w:pPrChange w:id="471" w:author="FABRICIO" w:date="2010-08-11T02:13:00Z">
          <w:pPr>
            <w:pStyle w:val="Ttulo3"/>
          </w:pPr>
        </w:pPrChange>
      </w:pPr>
      <w:ins w:id="472" w:author="FABRICIO" w:date="2010-08-11T15:06:00Z">
        <w:r>
          <w:t>Para</w:t>
        </w:r>
        <w:proofErr w:type="spellEnd"/>
        <w:r>
          <w:t xml:space="preserve"> el </w:t>
        </w:r>
        <w:proofErr w:type="spellStart"/>
        <w:r>
          <w:t>analisis</w:t>
        </w:r>
        <w:proofErr w:type="spellEnd"/>
        <w:r>
          <w:t xml:space="preserve"> de los </w:t>
        </w:r>
      </w:ins>
      <w:ins w:id="473" w:author="FABRICIO" w:date="2010-08-11T15:07:00Z">
        <w:r>
          <w:t xml:space="preserve">resultados obtenidos de la </w:t>
        </w:r>
        <w:r>
          <w:t>inyección</w:t>
        </w:r>
        <w:r>
          <w:t xml:space="preserve"> de la falla trapezoidal </w:t>
        </w:r>
        <w:r>
          <w:t>también</w:t>
        </w:r>
        <w:r>
          <w:t xml:space="preserve"> se realiza la </w:t>
        </w:r>
        <w:r>
          <w:t>división</w:t>
        </w:r>
        <w:r>
          <w:t xml:space="preserve"> en cuadrantes de las graficas de </w:t>
        </w:r>
        <w:r>
          <w:t>dispersión</w:t>
        </w:r>
        <w:r>
          <w:t xml:space="preserve"> para poder realizar una lectura </w:t>
        </w:r>
        <w:proofErr w:type="spellStart"/>
        <w:proofErr w:type="gramStart"/>
        <w:r>
          <w:t>mas</w:t>
        </w:r>
        <w:proofErr w:type="spellEnd"/>
        <w:proofErr w:type="gramEnd"/>
        <w:r>
          <w:t xml:space="preserve"> simple de los mismo. Al igual que </w:t>
        </w:r>
      </w:ins>
      <w:ins w:id="474" w:author="FABRICIO" w:date="2010-08-11T15:08:00Z">
        <w:r>
          <w:t xml:space="preserve">en los </w:t>
        </w:r>
        <w:proofErr w:type="spellStart"/>
        <w:r>
          <w:t>analisis</w:t>
        </w:r>
        <w:proofErr w:type="spellEnd"/>
        <w:r>
          <w:t xml:space="preserve"> anteriores de la falla exponencial, para este caso </w:t>
        </w:r>
        <w:r>
          <w:t>también</w:t>
        </w:r>
        <w:r>
          <w:t xml:space="preserve"> se </w:t>
        </w:r>
        <w:proofErr w:type="spellStart"/>
        <w:r>
          <w:t>orbservan</w:t>
        </w:r>
        <w:proofErr w:type="spellEnd"/>
        <w:r>
          <w:t xml:space="preserve"> similitudes en la </w:t>
        </w:r>
        <w:r>
          <w:t>distribución</w:t>
        </w:r>
        <w:r>
          <w:t xml:space="preserve"> de los puntos para los primeros dos cuadrantes, en donde en el primer cuadrante tenemos las referencias de color verde y rojo con pocas variaciones y </w:t>
        </w:r>
      </w:ins>
      <w:ins w:id="475" w:author="FABRICIO" w:date="2010-08-11T15:09:00Z">
        <w:r>
          <w:t>duración</w:t>
        </w:r>
      </w:ins>
      <w:ins w:id="476" w:author="FABRICIO" w:date="2010-08-11T15:08:00Z">
        <w:r>
          <w:t>,</w:t>
        </w:r>
      </w:ins>
      <w:ins w:id="477" w:author="FABRICIO" w:date="2010-08-11T15:09:00Z">
        <w:r>
          <w:t xml:space="preserve"> y en el segundo cuadrante a las referencias de color amarillo y violeta que ya posee variaciones que probablemente </w:t>
        </w:r>
        <w:proofErr w:type="spellStart"/>
        <w:r>
          <w:t>puedna</w:t>
        </w:r>
        <w:proofErr w:type="spellEnd"/>
        <w:r>
          <w:t xml:space="preserve"> producir errores en la </w:t>
        </w:r>
        <w:r>
          <w:t>lógica</w:t>
        </w:r>
        <w:r>
          <w:t xml:space="preserve"> conectada a </w:t>
        </w:r>
        <w:r>
          <w:t>continuación</w:t>
        </w:r>
        <w:r>
          <w:t xml:space="preserve"> del comparador, pero con una </w:t>
        </w:r>
      </w:ins>
      <w:ins w:id="478" w:author="FABRICIO" w:date="2010-08-11T15:10:00Z">
        <w:r>
          <w:t>duración</w:t>
        </w:r>
      </w:ins>
      <w:ins w:id="479" w:author="FABRICIO" w:date="2010-08-11T15:09:00Z">
        <w:r>
          <w:t xml:space="preserve"> </w:t>
        </w:r>
      </w:ins>
      <w:ins w:id="480" w:author="FABRICIO" w:date="2010-08-11T15:10:00Z">
        <w:r>
          <w:t>de evento estrecha.</w:t>
        </w:r>
      </w:ins>
    </w:p>
    <w:p w:rsidR="009F4A90" w:rsidRDefault="00EF4B30" w:rsidP="00F22206">
      <w:pPr>
        <w:jc w:val="center"/>
        <w:rPr>
          <w:u w:val="single"/>
        </w:rPr>
      </w:pPr>
      <w:ins w:id="481" w:author="FABRICIO" w:date="2010-08-11T15:03:00Z">
        <w:r>
          <w:rPr>
            <w:noProof/>
            <w:lang w:eastAsia="es-AR"/>
          </w:rPr>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ins>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482" w:name="_Ref269055133"/>
      <w:r>
        <w:t xml:space="preserve">Figura </w:t>
      </w:r>
      <w:fldSimple w:instr=" SEQ Figura \* ARABIC ">
        <w:r w:rsidR="00793CA9">
          <w:rPr>
            <w:noProof/>
          </w:rPr>
          <w:t>17</w:t>
        </w:r>
      </w:fldSimple>
      <w:bookmarkEnd w:id="482"/>
      <w:r>
        <w:t>) Gráfica de dispersión, inyección de falla trapezoidal (</w:t>
      </w:r>
      <w:proofErr w:type="spellStart"/>
      <w:r>
        <w:t>V</w:t>
      </w:r>
      <w:r w:rsidRPr="00F22206">
        <w:rPr>
          <w:vertAlign w:val="subscript"/>
        </w:rPr>
        <w:t>ref</w:t>
      </w:r>
      <w:proofErr w:type="spellEnd"/>
      <w:r>
        <w:t>=1.005V).</w:t>
      </w:r>
    </w:p>
    <w:p w:rsidR="009F4A90" w:rsidRDefault="00EF4B30" w:rsidP="00EF41FA">
      <w:pPr>
        <w:pStyle w:val="ParrafoTESIS"/>
      </w:pPr>
      <w:r>
        <w:rPr>
          <w:noProof/>
          <w:lang w:eastAsia="es-AR"/>
        </w:rPr>
        <w:lastRenderedPageBreak/>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483" w:name="_Ref269055136"/>
      <w:r>
        <w:t xml:space="preserve">Figura </w:t>
      </w:r>
      <w:fldSimple w:instr=" SEQ Figura \* ARABIC ">
        <w:r w:rsidR="00793CA9">
          <w:rPr>
            <w:noProof/>
          </w:rPr>
          <w:t>18</w:t>
        </w:r>
      </w:fldSimple>
      <w:bookmarkEnd w:id="483"/>
      <w:r>
        <w:t>) Gráfica de dispersión, inyección de falla trapezoidal (</w:t>
      </w:r>
      <w:proofErr w:type="spellStart"/>
      <w:r>
        <w:t>V</w:t>
      </w:r>
      <w:r w:rsidRPr="00F22206">
        <w:rPr>
          <w:vertAlign w:val="subscript"/>
        </w:rPr>
        <w:t>ref</w:t>
      </w:r>
      <w:proofErr w:type="spellEnd"/>
      <w:r>
        <w:t>=1.315V).</w:t>
      </w:r>
    </w:p>
    <w:p w:rsidR="009F4A90" w:rsidRDefault="00EF4B30" w:rsidP="00EF41FA">
      <w:pPr>
        <w:pStyle w:val="ParrafoTESIS"/>
      </w:pPr>
      <w:r>
        <w:rPr>
          <w:noProof/>
          <w:lang w:eastAsia="es-AR"/>
        </w:rPr>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484" w:name="_Ref268187946"/>
      <w:r>
        <w:t xml:space="preserve">Figura </w:t>
      </w:r>
      <w:fldSimple w:instr=" SEQ Figura \* ARABIC ">
        <w:r w:rsidR="00793CA9">
          <w:rPr>
            <w:noProof/>
          </w:rPr>
          <w:t>19</w:t>
        </w:r>
      </w:fldSimple>
      <w:bookmarkEnd w:id="484"/>
      <w:r>
        <w:t>) Gráfica de dispersión, inyección de falla trapezoidal (</w:t>
      </w:r>
      <w:proofErr w:type="spellStart"/>
      <w:r>
        <w:t>V</w:t>
      </w:r>
      <w:r w:rsidRPr="00F22206">
        <w:rPr>
          <w:vertAlign w:val="subscript"/>
        </w:rPr>
        <w:t>ref</w:t>
      </w:r>
      <w:proofErr w:type="spellEnd"/>
      <w:r>
        <w:t>=1.625V).</w:t>
      </w:r>
    </w:p>
    <w:p w:rsidR="00C8587E" w:rsidRDefault="00C8587E" w:rsidP="00C8587E">
      <w:pPr>
        <w:ind w:left="360"/>
        <w:rPr>
          <w:ins w:id="485" w:author="FABRICIO" w:date="2010-08-11T15:23:00Z"/>
        </w:rPr>
      </w:pPr>
      <w:ins w:id="486" w:author="FABRICIO" w:date="2010-08-11T15:17:00Z">
        <w:r>
          <w:t xml:space="preserve">Analizando el cuarto cuadrante (superior derecho) se </w:t>
        </w:r>
      </w:ins>
      <w:ins w:id="487" w:author="FABRICIO" w:date="2010-08-11T15:18:00Z">
        <w:r>
          <w:t>parecía</w:t>
        </w:r>
      </w:ins>
      <w:ins w:id="488" w:author="FABRICIO" w:date="2010-08-11T15:17:00Z">
        <w:r>
          <w:t xml:space="preserve"> </w:t>
        </w:r>
      </w:ins>
      <w:ins w:id="489" w:author="FABRICIO" w:date="2010-08-11T15:18:00Z">
        <w:r>
          <w:t xml:space="preserve">varias </w:t>
        </w:r>
      </w:ins>
      <w:ins w:id="490" w:author="FABRICIO" w:date="2010-08-11T15:20:00Z">
        <w:r>
          <w:t>diferencias</w:t>
        </w:r>
      </w:ins>
      <w:ins w:id="491" w:author="FABRICIO" w:date="2010-08-11T15:18:00Z">
        <w:r>
          <w:t xml:space="preserve"> entre los 3 </w:t>
        </w:r>
        <w:proofErr w:type="spellStart"/>
        <w:r>
          <w:t>graficos</w:t>
        </w:r>
        <w:proofErr w:type="spellEnd"/>
        <w:r>
          <w:t xml:space="preserve"> de </w:t>
        </w:r>
        <w:proofErr w:type="spellStart"/>
        <w:r>
          <w:t>dispercion</w:t>
        </w:r>
        <w:proofErr w:type="spellEnd"/>
        <w:r>
          <w:t xml:space="preserve"> realizados. Para la </w:t>
        </w:r>
      </w:ins>
      <w:ins w:id="492" w:author="FABRICIO" w:date="2010-08-11T15:19:00Z">
        <w:r>
          <w:fldChar w:fldCharType="begin"/>
        </w:r>
        <w:r>
          <w:instrText xml:space="preserve"> REF _Ref269055133 \h </w:instrText>
        </w:r>
      </w:ins>
      <w:r>
        <w:fldChar w:fldCharType="separate"/>
      </w:r>
      <w:ins w:id="493" w:author="FABRICIO" w:date="2010-08-11T15:19:00Z">
        <w:r>
          <w:t xml:space="preserve">Figura </w:t>
        </w:r>
        <w:r>
          <w:rPr>
            <w:noProof/>
          </w:rPr>
          <w:t>17</w:t>
        </w:r>
        <w:r>
          <w:fldChar w:fldCharType="end"/>
        </w:r>
        <w:r>
          <w:t xml:space="preserve"> observamos 5 puntos muy dispersos en </w:t>
        </w:r>
      </w:ins>
      <w:ins w:id="494" w:author="FABRICIO" w:date="2010-08-11T15:20:00Z">
        <w:r>
          <w:t>tiempos</w:t>
        </w:r>
      </w:ins>
      <w:ins w:id="495" w:author="FABRICIO" w:date="2010-08-11T15:19:00Z">
        <w:r>
          <w:t xml:space="preserve"> y amplitud entre ellos, </w:t>
        </w:r>
      </w:ins>
      <w:ins w:id="496" w:author="FABRICIO" w:date="2010-08-11T15:20:00Z">
        <w:r>
          <w:t>yendo</w:t>
        </w:r>
      </w:ins>
      <w:ins w:id="497" w:author="FABRICIO" w:date="2010-08-11T15:19:00Z">
        <w:r>
          <w:t xml:space="preserve"> de una </w:t>
        </w:r>
        <w:r>
          <w:t>variación</w:t>
        </w:r>
        <w:r>
          <w:t xml:space="preserve"> de amplitud de 5 veces a casi 200 veces para el </w:t>
        </w:r>
      </w:ins>
      <w:ins w:id="498" w:author="FABRICIO" w:date="2010-08-11T15:20:00Z">
        <w:r>
          <w:t>transistor</w:t>
        </w:r>
      </w:ins>
      <w:ins w:id="499" w:author="FABRICIO" w:date="2010-08-11T15:19:00Z">
        <w:r>
          <w:t xml:space="preserve"> M12 (</w:t>
        </w:r>
      </w:ins>
      <w:ins w:id="500" w:author="FABRICIO" w:date="2010-08-11T15:20:00Z">
        <w:r>
          <w:t>punto de color amarillo</w:t>
        </w:r>
      </w:ins>
      <w:ins w:id="501" w:author="FABRICIO" w:date="2010-08-11T15:19:00Z">
        <w:r>
          <w:t>)</w:t>
        </w:r>
      </w:ins>
      <w:ins w:id="502" w:author="FABRICIO" w:date="2010-08-11T15:21:00Z">
        <w:r>
          <w:t>. T</w:t>
        </w:r>
        <w:r>
          <w:t>ambién</w:t>
        </w:r>
        <w:r>
          <w:t xml:space="preserve"> resalta en la grafica el dato de color rojo ubicado en el tercer cuadrante, cuya </w:t>
        </w:r>
        <w:r>
          <w:t>variación</w:t>
        </w:r>
        <w:r>
          <w:t xml:space="preserve"> es </w:t>
        </w:r>
      </w:ins>
      <w:ins w:id="503" w:author="FABRICIO" w:date="2010-08-11T15:22:00Z">
        <w:r>
          <w:t>mínima</w:t>
        </w:r>
      </w:ins>
      <w:ins w:id="504" w:author="FABRICIO" w:date="2010-08-11T15:21:00Z">
        <w:r>
          <w:t xml:space="preserve"> pero posee una </w:t>
        </w:r>
        <w:r>
          <w:t>duración</w:t>
        </w:r>
        <w:r>
          <w:t xml:space="preserve"> de evento muy prolongada</w:t>
        </w:r>
      </w:ins>
      <w:ins w:id="505" w:author="FABRICIO" w:date="2010-08-11T15:22:00Z">
        <w:r>
          <w:t xml:space="preserve">. Para las </w:t>
        </w:r>
        <w:r>
          <w:fldChar w:fldCharType="begin"/>
        </w:r>
        <w:r>
          <w:instrText xml:space="preserve"> REF _Ref269055136 \h </w:instrText>
        </w:r>
      </w:ins>
      <w:r>
        <w:fldChar w:fldCharType="separate"/>
      </w:r>
      <w:ins w:id="506" w:author="FABRICIO" w:date="2010-08-11T15:22:00Z">
        <w:r>
          <w:t>f</w:t>
        </w:r>
        <w:r>
          <w:t>igura</w:t>
        </w:r>
        <w:r>
          <w:t>s</w:t>
        </w:r>
        <w:r>
          <w:t xml:space="preserve"> </w:t>
        </w:r>
        <w:r>
          <w:rPr>
            <w:noProof/>
          </w:rPr>
          <w:t>18</w:t>
        </w:r>
        <w:r>
          <w:fldChar w:fldCharType="end"/>
        </w:r>
        <w:r>
          <w:t xml:space="preserve"> y </w:t>
        </w:r>
        <w:r>
          <w:fldChar w:fldCharType="begin"/>
        </w:r>
        <w:r>
          <w:instrText xml:space="preserve"> REF _Ref268187946 \h </w:instrText>
        </w:r>
      </w:ins>
      <w:r>
        <w:fldChar w:fldCharType="separate"/>
      </w:r>
      <w:ins w:id="507" w:author="FABRICIO" w:date="2010-08-11T15:22:00Z">
        <w:r>
          <w:rPr>
            <w:noProof/>
          </w:rPr>
          <w:t>19</w:t>
        </w:r>
        <w:r>
          <w:fldChar w:fldCharType="end"/>
        </w:r>
        <w:r>
          <w:t xml:space="preserve"> se observa similitud en sus datos</w:t>
        </w:r>
      </w:ins>
      <w:ins w:id="508" w:author="FABRICIO" w:date="2010-08-11T15:23:00Z">
        <w:r>
          <w:t xml:space="preserve"> relacionados a la </w:t>
        </w:r>
        <w:r>
          <w:t>variación</w:t>
        </w:r>
        <w:r>
          <w:t xml:space="preserve"> de los eventos en el cuarto cuadrante, a pesar de que su </w:t>
        </w:r>
        <w:r>
          <w:t>variación</w:t>
        </w:r>
        <w:r>
          <w:t xml:space="preserve"> en tiempo es considerable. </w:t>
        </w:r>
      </w:ins>
    </w:p>
    <w:p w:rsidR="00C8587E" w:rsidRDefault="00C8587E" w:rsidP="00C8587E">
      <w:pPr>
        <w:ind w:left="360"/>
      </w:pPr>
      <w:ins w:id="509" w:author="FABRICIO" w:date="2010-08-11T15:23:00Z">
        <w:r>
          <w:lastRenderedPageBreak/>
          <w:t xml:space="preserve">Como resultado de este </w:t>
        </w:r>
        <w:proofErr w:type="spellStart"/>
        <w:r>
          <w:t>analisis</w:t>
        </w:r>
        <w:proofErr w:type="spellEnd"/>
        <w:r>
          <w:t xml:space="preserve"> de </w:t>
        </w:r>
      </w:ins>
      <w:ins w:id="510" w:author="FABRICIO" w:date="2010-08-11T15:24:00Z">
        <w:r>
          <w:t>inyección</w:t>
        </w:r>
      </w:ins>
      <w:ins w:id="511" w:author="FABRICIO" w:date="2010-08-11T15:23:00Z">
        <w:r>
          <w:t xml:space="preserve"> </w:t>
        </w:r>
      </w:ins>
      <w:ins w:id="512" w:author="FABRICIO" w:date="2010-08-11T15:24:00Z">
        <w:r>
          <w:t xml:space="preserve">trapezoidal, se puede destacar que el </w:t>
        </w:r>
        <w:proofErr w:type="spellStart"/>
        <w:r>
          <w:t>drenador</w:t>
        </w:r>
        <w:proofErr w:type="spellEnd"/>
        <w:r>
          <w:t xml:space="preserve"> del transistor M12 (transistor PMOS conectado al nodo NDOUT) se mantiene como punto </w:t>
        </w:r>
        <w:r>
          <w:t>débil</w:t>
        </w:r>
        <w:r>
          <w:t xml:space="preserve"> del circuito, al igual que para la </w:t>
        </w:r>
      </w:ins>
      <w:ins w:id="513" w:author="FABRICIO" w:date="2010-08-11T15:25:00Z">
        <w:r>
          <w:t>inyección</w:t>
        </w:r>
      </w:ins>
      <w:ins w:id="514" w:author="FABRICIO" w:date="2010-08-11T15:24:00Z">
        <w:r>
          <w:t xml:space="preserve"> </w:t>
        </w:r>
      </w:ins>
      <w:ins w:id="515" w:author="FABRICIO" w:date="2010-08-11T15:25:00Z">
        <w:r>
          <w:t xml:space="preserve">exponencial. A diferencia de esta última, en el análisis del modelo trapezoidal se aprecia una mayor </w:t>
        </w:r>
      </w:ins>
      <w:ins w:id="516" w:author="FABRICIO" w:date="2010-08-11T15:26:00Z">
        <w:r>
          <w:t>duración</w:t>
        </w:r>
      </w:ins>
      <w:ins w:id="517" w:author="FABRICIO" w:date="2010-08-11T15:25:00Z">
        <w:r>
          <w:t xml:space="preserve"> </w:t>
        </w:r>
      </w:ins>
      <w:ins w:id="518" w:author="FABRICIO" w:date="2010-08-11T15:26:00Z">
        <w:r>
          <w:t xml:space="preserve">del efecto causado en los nodos de </w:t>
        </w:r>
        <w:r>
          <w:t>inyección</w:t>
        </w:r>
        <w:r>
          <w:t xml:space="preserve"> (mayor </w:t>
        </w:r>
        <w:r>
          <w:t>duración</w:t>
        </w:r>
        <w:r>
          <w:t xml:space="preserve"> de eventos) y mayor cantidad de eventos con variaciones considerables capaces de trasmitir errores </w:t>
        </w:r>
      </w:ins>
      <w:ins w:id="519" w:author="FABRICIO" w:date="2010-08-11T15:27:00Z">
        <w:r>
          <w:t xml:space="preserve">a la </w:t>
        </w:r>
        <w:r>
          <w:t>lógica</w:t>
        </w:r>
        <w:r>
          <w:t xml:space="preserve"> decodificadora, que luego se reflejaran en fallas a la salida del </w:t>
        </w:r>
        <w:proofErr w:type="spellStart"/>
        <w:r>
          <w:t>conversor</w:t>
        </w:r>
        <w:proofErr w:type="spellEnd"/>
        <w:r>
          <w:t>.</w:t>
        </w:r>
      </w:ins>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7">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1">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3">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4">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6">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3"/>
  </w:num>
  <w:num w:numId="2">
    <w:abstractNumId w:val="2"/>
  </w:num>
  <w:num w:numId="3">
    <w:abstractNumId w:val="16"/>
  </w:num>
  <w:num w:numId="4">
    <w:abstractNumId w:val="4"/>
  </w:num>
  <w:num w:numId="5">
    <w:abstractNumId w:val="15"/>
  </w:num>
  <w:num w:numId="6">
    <w:abstractNumId w:val="8"/>
  </w:num>
  <w:num w:numId="7">
    <w:abstractNumId w:val="14"/>
  </w:num>
  <w:num w:numId="8">
    <w:abstractNumId w:val="0"/>
  </w:num>
  <w:num w:numId="9">
    <w:abstractNumId w:val="10"/>
  </w:num>
  <w:num w:numId="10">
    <w:abstractNumId w:val="3"/>
  </w:num>
  <w:num w:numId="11">
    <w:abstractNumId w:val="19"/>
  </w:num>
  <w:num w:numId="12">
    <w:abstractNumId w:val="7"/>
  </w:num>
  <w:num w:numId="13">
    <w:abstractNumId w:val="17"/>
  </w:num>
  <w:num w:numId="14">
    <w:abstractNumId w:val="11"/>
  </w:num>
  <w:num w:numId="15">
    <w:abstractNumId w:val="9"/>
  </w:num>
  <w:num w:numId="16">
    <w:abstractNumId w:val="1"/>
  </w:num>
  <w:num w:numId="17">
    <w:abstractNumId w:val="12"/>
  </w:num>
  <w:num w:numId="18">
    <w:abstractNumId w:val="5"/>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177C"/>
    <w:rsid w:val="0030223A"/>
    <w:rsid w:val="003162A2"/>
    <w:rsid w:val="003266FD"/>
    <w:rsid w:val="00333AB0"/>
    <w:rsid w:val="003454E3"/>
    <w:rsid w:val="003607B1"/>
    <w:rsid w:val="0036499C"/>
    <w:rsid w:val="0036569C"/>
    <w:rsid w:val="00367729"/>
    <w:rsid w:val="00367B40"/>
    <w:rsid w:val="00371CE1"/>
    <w:rsid w:val="00385AD4"/>
    <w:rsid w:val="00394CB9"/>
    <w:rsid w:val="003B150B"/>
    <w:rsid w:val="003C5823"/>
    <w:rsid w:val="003D002D"/>
    <w:rsid w:val="003F50C9"/>
    <w:rsid w:val="0040014B"/>
    <w:rsid w:val="004023A3"/>
    <w:rsid w:val="004026E2"/>
    <w:rsid w:val="0040582C"/>
    <w:rsid w:val="00411A50"/>
    <w:rsid w:val="00414942"/>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3AF0"/>
    <w:rsid w:val="006F77F1"/>
    <w:rsid w:val="0070707C"/>
    <w:rsid w:val="00716180"/>
    <w:rsid w:val="00717E70"/>
    <w:rsid w:val="00720101"/>
    <w:rsid w:val="007222C3"/>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E25EF"/>
    <w:rsid w:val="007F46BB"/>
    <w:rsid w:val="00800242"/>
    <w:rsid w:val="00813C53"/>
    <w:rsid w:val="00827DAE"/>
    <w:rsid w:val="0083091C"/>
    <w:rsid w:val="008419E8"/>
    <w:rsid w:val="00842FC1"/>
    <w:rsid w:val="00843983"/>
    <w:rsid w:val="0085361F"/>
    <w:rsid w:val="008556F0"/>
    <w:rsid w:val="00856FC2"/>
    <w:rsid w:val="00862083"/>
    <w:rsid w:val="008663FD"/>
    <w:rsid w:val="00874D9E"/>
    <w:rsid w:val="00877DB8"/>
    <w:rsid w:val="00884A2D"/>
    <w:rsid w:val="00884B70"/>
    <w:rsid w:val="0089333C"/>
    <w:rsid w:val="00897D8B"/>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D5578"/>
    <w:rsid w:val="009D6153"/>
    <w:rsid w:val="009F1260"/>
    <w:rsid w:val="009F169A"/>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D22D5"/>
    <w:rsid w:val="00AD38C0"/>
    <w:rsid w:val="00AD3937"/>
    <w:rsid w:val="00AE1C7D"/>
    <w:rsid w:val="00AF1004"/>
    <w:rsid w:val="00AF4452"/>
    <w:rsid w:val="00AF4F0A"/>
    <w:rsid w:val="00AF530C"/>
    <w:rsid w:val="00AF6B23"/>
    <w:rsid w:val="00B03E20"/>
    <w:rsid w:val="00B62301"/>
    <w:rsid w:val="00B63E48"/>
    <w:rsid w:val="00B67A30"/>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3542D"/>
    <w:rsid w:val="00C3704D"/>
    <w:rsid w:val="00C41EFB"/>
    <w:rsid w:val="00C42A83"/>
    <w:rsid w:val="00C51804"/>
    <w:rsid w:val="00C71984"/>
    <w:rsid w:val="00C7298C"/>
    <w:rsid w:val="00C72BC5"/>
    <w:rsid w:val="00C77424"/>
    <w:rsid w:val="00C81DD1"/>
    <w:rsid w:val="00C8587E"/>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661A7"/>
    <w:rsid w:val="00D74E74"/>
    <w:rsid w:val="00D841A6"/>
    <w:rsid w:val="00D91E0B"/>
    <w:rsid w:val="00D93091"/>
    <w:rsid w:val="00DA32DC"/>
    <w:rsid w:val="00DC1C71"/>
    <w:rsid w:val="00DC4F41"/>
    <w:rsid w:val="00DD7FE3"/>
    <w:rsid w:val="00E10652"/>
    <w:rsid w:val="00E10BC1"/>
    <w:rsid w:val="00E20864"/>
    <w:rsid w:val="00E249B9"/>
    <w:rsid w:val="00E25ED1"/>
    <w:rsid w:val="00E262F4"/>
    <w:rsid w:val="00E36EBD"/>
    <w:rsid w:val="00E41B5F"/>
    <w:rsid w:val="00E50FED"/>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fillcolor="none" strokecolor="none [3204]" shadowcolor="none"/>
    </o:shapedefaults>
    <o:shapelayout v:ext="edit">
      <o:idmap v:ext="edit" data="1"/>
      <o:rules v:ext="edit">
        <o:r id="V:Rule6" type="connector" idref="#_x0000_s1048"/>
        <o:r id="V:Rule8" type="connector" idref="#_x0000_s1049"/>
        <o:r id="V:Rule9" type="connector" idref="#_x0000_s1052"/>
        <o:r id="V:Rule10" type="connector" idref="#_x0000_s1053"/>
        <o:r id="V:Rule11" type="connector" idref="#_x0000_s1055"/>
        <o:r id="V:Rule12" type="connector" idref="#_x0000_s1056"/>
        <o:r id="V:Rule13" type="connector" idref="#_x0000_s1059"/>
        <o:r id="V:Rule14" type="connector" idref="#_x0000_s1060"/>
        <o:r id="V:Rule15" type="connector" idref="#_x0000_s1063"/>
        <o:r id="V:Rule16" type="connector" idref="#_x0000_s1064"/>
        <o:r id="V:Rule17" type="connector" idref="#_x0000_s1066"/>
        <o:r id="V:Rule18" type="connector" idref="#_x0000_s1067"/>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C9C0F6CC-EE02-480B-B2B1-F84248CCBC52}" type="presOf" srcId="{E6460567-61C1-4FFF-A28E-784B7EAB1EC6}" destId="{01B38DC9-6425-4DDB-B64A-F1DC315FF330}" srcOrd="0" destOrd="0" presId="urn:microsoft.com/office/officeart/2005/8/layout/radial6"/>
    <dgm:cxn modelId="{39D71D07-880B-41FE-802A-3C91815F03BE}" type="presOf" srcId="{F22A4B1E-B1BE-4C15-844F-3F6BF2F893E9}" destId="{D32B39E7-955D-463B-B7E2-753AC4E12F45}"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F8FFCF7-B9DA-4A7D-B3F7-A83BB618C862}" srcId="{8A28A104-AE37-4170-A71D-93514034A40B}" destId="{045FECEF-E947-4F6B-A52F-D2BD5844D8DC}" srcOrd="0" destOrd="0" parTransId="{471B78FD-CFCD-4196-BF69-A19479FCC8FF}" sibTransId="{3A4EFD00-E824-4AC6-8CDA-2CB05E57EF75}"/>
    <dgm:cxn modelId="{FB5BD603-9425-4E16-B2D8-67BB9FEC0B2C}" type="presOf" srcId="{D3F7476D-6854-4506-9762-6450F923A837}" destId="{DA206D1E-573D-4A33-92B8-C4FE6E65A874}" srcOrd="0" destOrd="0" presId="urn:microsoft.com/office/officeart/2005/8/layout/radial6"/>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34DF1777-2B0B-452A-B4DA-3470F1A78E11}" type="presOf" srcId="{852930E8-AE5C-473F-B7D4-885A1528EBE7}" destId="{A8125330-1F10-4ED1-A82E-FE051DF11DCB}"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7806CD57-B5C3-42F6-8DE4-2A690A012691}" type="presOf" srcId="{3851E0E5-1EE3-4BE0-B245-4ACAE1316BF6}" destId="{C6892F22-66F3-4D52-8B0D-2F5F0B8EA2DE}" srcOrd="0" destOrd="0" presId="urn:microsoft.com/office/officeart/2005/8/layout/radial6"/>
    <dgm:cxn modelId="{48A715A5-6307-434C-824C-E7473EA00832}" type="presOf" srcId="{EED691C2-4BC8-4CA6-AE0E-F5FC977A82E6}" destId="{DEBFC0E3-F47B-4346-81B9-47D90018653C}" srcOrd="0" destOrd="0" presId="urn:microsoft.com/office/officeart/2005/8/layout/radial6"/>
    <dgm:cxn modelId="{F8B89E76-46B2-4B73-80A6-0E4CE9A12A2C}" type="presOf" srcId="{12C189CE-869A-46D8-AD8C-0F7179C4FA6D}" destId="{7C8754B5-CCF2-4B27-AEBC-9A995ADCBB9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67CD7ACC-415B-4286-9FC0-76F844B18413}" type="presOf" srcId="{824E7D5A-24BD-4BBB-9CA7-F8DE03E3C6EC}" destId="{27157CA4-4C15-4FF2-AF98-B56A130127B7}" srcOrd="0" destOrd="0" presId="urn:microsoft.com/office/officeart/2005/8/layout/radial6"/>
    <dgm:cxn modelId="{EDB6C0D1-D396-4FCE-A2BC-414C3ABEF910}" type="presParOf" srcId="{DA206D1E-573D-4A33-92B8-C4FE6E65A874}" destId="{27157CA4-4C15-4FF2-AF98-B56A130127B7}" srcOrd="0" destOrd="0" presId="urn:microsoft.com/office/officeart/2005/8/layout/radial6"/>
    <dgm:cxn modelId="{0BDA022D-8617-488B-BBD6-C19119FA7EFE}" type="presParOf" srcId="{DA206D1E-573D-4A33-92B8-C4FE6E65A874}" destId="{01B38DC9-6425-4DDB-B64A-F1DC315FF330}" srcOrd="1" destOrd="0" presId="urn:microsoft.com/office/officeart/2005/8/layout/radial6"/>
    <dgm:cxn modelId="{69ADA658-65E6-487A-9263-89D2984E5BB3}" type="presParOf" srcId="{DA206D1E-573D-4A33-92B8-C4FE6E65A874}" destId="{06168769-8384-4267-B616-CB3E5941E70A}" srcOrd="2" destOrd="0" presId="urn:microsoft.com/office/officeart/2005/8/layout/radial6"/>
    <dgm:cxn modelId="{1CE2DE58-69A8-49B1-8CF0-67B200D623D4}" type="presParOf" srcId="{DA206D1E-573D-4A33-92B8-C4FE6E65A874}" destId="{DEBFC0E3-F47B-4346-81B9-47D90018653C}" srcOrd="3" destOrd="0" presId="urn:microsoft.com/office/officeart/2005/8/layout/radial6"/>
    <dgm:cxn modelId="{78B592C2-FB13-40C9-9FD0-17F5B3536F73}" type="presParOf" srcId="{DA206D1E-573D-4A33-92B8-C4FE6E65A874}" destId="{D32B39E7-955D-463B-B7E2-753AC4E12F45}" srcOrd="4" destOrd="0" presId="urn:microsoft.com/office/officeart/2005/8/layout/radial6"/>
    <dgm:cxn modelId="{50058953-B592-41EC-882D-6672571CDDA5}" type="presParOf" srcId="{DA206D1E-573D-4A33-92B8-C4FE6E65A874}" destId="{CD3AE6AC-C38D-4105-AB9A-D697EC6102D7}" srcOrd="5" destOrd="0" presId="urn:microsoft.com/office/officeart/2005/8/layout/radial6"/>
    <dgm:cxn modelId="{7095AB46-59A7-4F7E-AA90-50DD32182FC3}" type="presParOf" srcId="{DA206D1E-573D-4A33-92B8-C4FE6E65A874}" destId="{7C8754B5-CCF2-4B27-AEBC-9A995ADCBB9E}" srcOrd="6" destOrd="0" presId="urn:microsoft.com/office/officeart/2005/8/layout/radial6"/>
    <dgm:cxn modelId="{8CE5FE93-DE9E-404F-9648-B4B64F16588D}" type="presParOf" srcId="{DA206D1E-573D-4A33-92B8-C4FE6E65A874}" destId="{C6892F22-66F3-4D52-8B0D-2F5F0B8EA2DE}" srcOrd="7" destOrd="0" presId="urn:microsoft.com/office/officeart/2005/8/layout/radial6"/>
    <dgm:cxn modelId="{B0B398EA-4F0B-4DBF-B12E-D86AE0847330}" type="presParOf" srcId="{DA206D1E-573D-4A33-92B8-C4FE6E65A874}" destId="{C4A5D4DF-6D82-44DC-8A84-769E00D2C0E2}" srcOrd="8" destOrd="0" presId="urn:microsoft.com/office/officeart/2005/8/layout/radial6"/>
    <dgm:cxn modelId="{46892AC7-C03F-4DFB-9F54-854077C7C380}"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FCCE1347-339B-4D8A-8BC9-00D8006357EE}" type="presOf" srcId="{C13AB185-E4D9-49E0-BC39-6763BFBD1894}" destId="{537744B6-72DA-4EE3-AA07-8D44805C5E5B}" srcOrd="0" destOrd="0" presId="urn:microsoft.com/office/officeart/2005/8/layout/radial6"/>
    <dgm:cxn modelId="{94004D90-1B9D-42E4-B4B7-7BFCE504FEEC}" type="presOf" srcId="{94CFF9AE-7F77-44AC-B511-ECF66CDC26CF}" destId="{913B1E4A-FEBA-4F6A-9E05-F82E3ACA7D54}" srcOrd="0" destOrd="0" presId="urn:microsoft.com/office/officeart/2005/8/layout/radial6"/>
    <dgm:cxn modelId="{695EC75E-19C5-4F99-B9DA-0191183C65C4}" type="presOf" srcId="{B9B08EDC-5289-4004-A79B-75DF232816F9}" destId="{46E576A1-A50A-460F-B630-9103E9B86AD3}" srcOrd="0" destOrd="0" presId="urn:microsoft.com/office/officeart/2005/8/layout/radial6"/>
    <dgm:cxn modelId="{625411B8-274B-493E-8778-56E2A016FF38}" type="presOf" srcId="{0B415DCD-D2A0-4AF8-AD73-A51C8D30DE43}" destId="{C74D6E9A-DE87-4A65-9F50-30F8C6D82B96}" srcOrd="0" destOrd="0" presId="urn:microsoft.com/office/officeart/2005/8/layout/radial6"/>
    <dgm:cxn modelId="{46AFE7D8-2B35-48CA-AE82-CA929928F8A4}" type="presOf" srcId="{19D8E0E7-0C3A-4CC1-B4F9-00727BA13C44}" destId="{A41D64C0-8FB7-49BC-88D7-3F6B813592A1}" srcOrd="0" destOrd="0" presId="urn:microsoft.com/office/officeart/2005/8/layout/radial6"/>
    <dgm:cxn modelId="{9C4C0A46-6D90-45A0-8334-147A7B1EDF68}" type="presOf" srcId="{BAE189E7-4B91-4AE4-BE91-EAA92477DB02}" destId="{371866DA-045F-4A13-9B65-B77DDA3A1303}"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1871C6BE-91CD-4687-AB2F-6EAC371420C4}" srcId="{94CFF9AE-7F77-44AC-B511-ECF66CDC26CF}" destId="{09EED783-BDFF-4A68-9694-067EA4A9BB1E}" srcOrd="3" destOrd="0" parTransId="{B337AA56-759D-42F9-8B25-CF42F1D1DBB0}" sibTransId="{59CB89AC-BD77-4CF2-A9A3-98AAE4DCF0BC}"/>
    <dgm:cxn modelId="{9B67D3F7-5F05-4EFA-8B7B-520809A3FADD}" srcId="{94CFF9AE-7F77-44AC-B511-ECF66CDC26CF}" destId="{BD6DD09B-1305-45F5-A9B0-6D7BC47C9C7B}" srcOrd="2" destOrd="0" parTransId="{0E3122BF-52F2-4BB9-A2F8-1B45160AC808}" sibTransId="{B9B08EDC-5289-4004-A79B-75DF232816F9}"/>
    <dgm:cxn modelId="{4409AFA9-F0C5-45DC-AD03-D4896AA56F21}" srcId="{19D8E0E7-0C3A-4CC1-B4F9-00727BA13C44}" destId="{94CFF9AE-7F77-44AC-B511-ECF66CDC26CF}" srcOrd="0" destOrd="0" parTransId="{96744266-2D23-4755-A12C-9F554FEA7321}" sibTransId="{20B00BEC-5349-496F-B4A3-B35C738A06CB}"/>
    <dgm:cxn modelId="{4C5E4A8B-06AD-4542-87FE-E738C891F446}" type="presOf" srcId="{6CFD4E45-23B0-4CDD-A97B-47BCAEA4FD07}" destId="{1E003E75-6515-433F-B3BA-070DC6E3C17B}" srcOrd="0" destOrd="0" presId="urn:microsoft.com/office/officeart/2005/8/layout/radial6"/>
    <dgm:cxn modelId="{13DFDE1C-4FA5-410C-835A-0453038AECD4}" type="presOf" srcId="{09EED783-BDFF-4A68-9694-067EA4A9BB1E}" destId="{63496356-E156-4CFB-ACB3-BFE2C8673254}" srcOrd="0" destOrd="0" presId="urn:microsoft.com/office/officeart/2005/8/layout/radial6"/>
    <dgm:cxn modelId="{7282A568-3735-4735-B400-5FBEC30CB1DD}" type="presOf" srcId="{59CB89AC-BD77-4CF2-A9A3-98AAE4DCF0BC}" destId="{D8ED6FCF-6415-4793-B0EC-884115B23211}"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1F37E5E9-DDAE-44C2-90D1-29E8865659D5}" type="presOf" srcId="{BD6DD09B-1305-45F5-A9B0-6D7BC47C9C7B}" destId="{07F67EAB-0D71-434D-BB37-CE3E9600E098}" srcOrd="0" destOrd="0" presId="urn:microsoft.com/office/officeart/2005/8/layout/radial6"/>
    <dgm:cxn modelId="{909DF2D0-703A-4FF5-A367-0F780DE80682}" type="presParOf" srcId="{A41D64C0-8FB7-49BC-88D7-3F6B813592A1}" destId="{913B1E4A-FEBA-4F6A-9E05-F82E3ACA7D54}" srcOrd="0" destOrd="0" presId="urn:microsoft.com/office/officeart/2005/8/layout/radial6"/>
    <dgm:cxn modelId="{C4B513AC-1288-4137-BDCD-A70F252DC165}" type="presParOf" srcId="{A41D64C0-8FB7-49BC-88D7-3F6B813592A1}" destId="{371866DA-045F-4A13-9B65-B77DDA3A1303}" srcOrd="1" destOrd="0" presId="urn:microsoft.com/office/officeart/2005/8/layout/radial6"/>
    <dgm:cxn modelId="{5BFC7CB7-6B68-4E98-8A42-F435BB53F65B}" type="presParOf" srcId="{A41D64C0-8FB7-49BC-88D7-3F6B813592A1}" destId="{CE3F33B2-190A-4142-A706-671CD46788E7}" srcOrd="2" destOrd="0" presId="urn:microsoft.com/office/officeart/2005/8/layout/radial6"/>
    <dgm:cxn modelId="{B0D82160-DA59-4E56-982E-16275FA47B93}" type="presParOf" srcId="{A41D64C0-8FB7-49BC-88D7-3F6B813592A1}" destId="{537744B6-72DA-4EE3-AA07-8D44805C5E5B}" srcOrd="3" destOrd="0" presId="urn:microsoft.com/office/officeart/2005/8/layout/radial6"/>
    <dgm:cxn modelId="{BCE14BA4-2AC2-4C15-8C6B-D2AC8FE204D6}" type="presParOf" srcId="{A41D64C0-8FB7-49BC-88D7-3F6B813592A1}" destId="{1E003E75-6515-433F-B3BA-070DC6E3C17B}" srcOrd="4" destOrd="0" presId="urn:microsoft.com/office/officeart/2005/8/layout/radial6"/>
    <dgm:cxn modelId="{FB007BDF-40BD-4A32-9C9E-66E9C3EF73C5}" type="presParOf" srcId="{A41D64C0-8FB7-49BC-88D7-3F6B813592A1}" destId="{3636A374-1F6E-4137-8A51-1DB6792A7A1E}" srcOrd="5" destOrd="0" presId="urn:microsoft.com/office/officeart/2005/8/layout/radial6"/>
    <dgm:cxn modelId="{AC698864-0996-4591-89A2-ABA3CB3453B7}" type="presParOf" srcId="{A41D64C0-8FB7-49BC-88D7-3F6B813592A1}" destId="{C74D6E9A-DE87-4A65-9F50-30F8C6D82B96}" srcOrd="6" destOrd="0" presId="urn:microsoft.com/office/officeart/2005/8/layout/radial6"/>
    <dgm:cxn modelId="{E7A78543-74DC-4B31-9998-0A1E2A343F03}" type="presParOf" srcId="{A41D64C0-8FB7-49BC-88D7-3F6B813592A1}" destId="{07F67EAB-0D71-434D-BB37-CE3E9600E098}" srcOrd="7" destOrd="0" presId="urn:microsoft.com/office/officeart/2005/8/layout/radial6"/>
    <dgm:cxn modelId="{14AA7F6C-6FEE-4CD7-AE12-2FCDF71F76D4}" type="presParOf" srcId="{A41D64C0-8FB7-49BC-88D7-3F6B813592A1}" destId="{6FC4ACC6-04A6-4F6F-9008-71D93C3C620E}" srcOrd="8" destOrd="0" presId="urn:microsoft.com/office/officeart/2005/8/layout/radial6"/>
    <dgm:cxn modelId="{423A80CE-AF8C-477A-A965-8943E07F8572}" type="presParOf" srcId="{A41D64C0-8FB7-49BC-88D7-3F6B813592A1}" destId="{46E576A1-A50A-460F-B630-9103E9B86AD3}" srcOrd="9" destOrd="0" presId="urn:microsoft.com/office/officeart/2005/8/layout/radial6"/>
    <dgm:cxn modelId="{05406025-DA4C-4FE5-BD87-EDAE6F780392}" type="presParOf" srcId="{A41D64C0-8FB7-49BC-88D7-3F6B813592A1}" destId="{63496356-E156-4CFB-ACB3-BFE2C8673254}" srcOrd="10" destOrd="0" presId="urn:microsoft.com/office/officeart/2005/8/layout/radial6"/>
    <dgm:cxn modelId="{EF1D4DB7-4D25-4A4D-AEBC-E01BCE00F73A}" type="presParOf" srcId="{A41D64C0-8FB7-49BC-88D7-3F6B813592A1}" destId="{4AEB49B4-A109-415A-8CED-6DED5501C8F7}" srcOrd="11" destOrd="0" presId="urn:microsoft.com/office/officeart/2005/8/layout/radial6"/>
    <dgm:cxn modelId="{CE232653-B023-4238-ACA8-F9964A805159}"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A7342-6F64-4A97-BC99-C419CBFC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TotalTime>
  <Pages>17</Pages>
  <Words>3375</Words>
  <Characters>18567</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188</cp:revision>
  <dcterms:created xsi:type="dcterms:W3CDTF">2010-07-10T13:52:00Z</dcterms:created>
  <dcterms:modified xsi:type="dcterms:W3CDTF">2010-08-11T18:27:00Z</dcterms:modified>
</cp:coreProperties>
</file>