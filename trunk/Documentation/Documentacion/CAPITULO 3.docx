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Default="00ED36D9" w:rsidP="00263B12">
      <w:pPr>
        <w:pStyle w:val="Ttulo1"/>
      </w:pPr>
      <w:r>
        <w:t xml:space="preserve">CAPÍTULO </w:t>
      </w:r>
      <w:r w:rsidR="00757ADC">
        <w:t>3</w:t>
      </w:r>
      <w:r w:rsidR="00757ADC" w:rsidRPr="00757ADC">
        <w:t>) CAMPAÑA DE IN</w:t>
      </w:r>
      <w:r w:rsidR="00444875">
        <w:t>Y</w:t>
      </w:r>
      <w:r w:rsidR="00757ADC" w:rsidRPr="00757ADC">
        <w:t>ECCI</w:t>
      </w:r>
      <w:r w:rsidR="00444875">
        <w:t>Ó</w:t>
      </w:r>
      <w:r w:rsidR="00757ADC" w:rsidRPr="00757ADC">
        <w:t>N Y AN</w:t>
      </w:r>
      <w:r w:rsidR="00444875">
        <w:t>Á</w:t>
      </w:r>
      <w:r w:rsidR="00757ADC" w:rsidRPr="00757ADC">
        <w:t>LISIS</w:t>
      </w:r>
    </w:p>
    <w:p w:rsidR="00127AC7" w:rsidRPr="008F0E30" w:rsidRDefault="004D2C4A">
      <w:pPr>
        <w:rPr>
          <w:i/>
        </w:rPr>
      </w:pPr>
      <w:r w:rsidRPr="008F0E30">
        <w:rPr>
          <w:i/>
        </w:rPr>
        <w:t xml:space="preserve">En este </w:t>
      </w:r>
      <w:r w:rsidR="0029026A" w:rsidRPr="008F0E30">
        <w:rPr>
          <w:i/>
        </w:rPr>
        <w:t>capítulo</w:t>
      </w:r>
      <w:r w:rsidR="00444875" w:rsidRPr="008F0E30">
        <w:rPr>
          <w:i/>
        </w:rPr>
        <w:t xml:space="preserve"> se detallará</w:t>
      </w:r>
      <w:r w:rsidRPr="008F0E30">
        <w:rPr>
          <w:i/>
        </w:rPr>
        <w:t xml:space="preserve"> el proceso de inyección de fallas y su posterior </w:t>
      </w:r>
      <w:r w:rsidR="0029026A" w:rsidRPr="008F0E30">
        <w:rPr>
          <w:i/>
        </w:rPr>
        <w:t>análisis</w:t>
      </w:r>
      <w:r w:rsidRPr="008F0E30">
        <w:rPr>
          <w:i/>
        </w:rPr>
        <w:t xml:space="preserve">. El </w:t>
      </w:r>
      <w:r w:rsidR="0029026A" w:rsidRPr="008F0E30">
        <w:rPr>
          <w:i/>
        </w:rPr>
        <w:t>propósito</w:t>
      </w:r>
      <w:r w:rsidRPr="008F0E30">
        <w:rPr>
          <w:i/>
        </w:rPr>
        <w:t xml:space="preserve"> de esta investigación es el de determinar la susceptibilidad </w:t>
      </w:r>
      <w:r w:rsidR="0029026A" w:rsidRPr="008F0E30">
        <w:rPr>
          <w:i/>
        </w:rPr>
        <w:t xml:space="preserve">a fallas </w:t>
      </w:r>
      <w:r w:rsidR="008F0E30" w:rsidRPr="008F0E30">
        <w:rPr>
          <w:i/>
        </w:rPr>
        <w:t xml:space="preserve">del conversor flash </w:t>
      </w:r>
      <w:r w:rsidR="0029026A" w:rsidRPr="008F0E30">
        <w:rPr>
          <w:i/>
        </w:rPr>
        <w:t>causad</w:t>
      </w:r>
      <w:r w:rsidR="008F0E30">
        <w:rPr>
          <w:i/>
        </w:rPr>
        <w:t>a</w:t>
      </w:r>
      <w:r w:rsidR="0029026A" w:rsidRPr="008F0E30">
        <w:rPr>
          <w:i/>
        </w:rPr>
        <w:t xml:space="preserve">s por </w:t>
      </w:r>
      <w:proofErr w:type="spellStart"/>
      <w:r w:rsidR="0029026A" w:rsidRPr="008F0E30">
        <w:rPr>
          <w:i/>
        </w:rPr>
        <w:t>SETs</w:t>
      </w:r>
      <w:proofErr w:type="spellEnd"/>
      <w:r w:rsidR="00444875" w:rsidRPr="008F0E30">
        <w:rPr>
          <w:i/>
        </w:rPr>
        <w:t>. El trabajo se enfocó</w:t>
      </w:r>
      <w:r w:rsidR="0029026A" w:rsidRPr="008F0E30">
        <w:rPr>
          <w:i/>
        </w:rPr>
        <w:t xml:space="preserve"> en </w:t>
      </w:r>
      <w:r w:rsidR="00AF530C" w:rsidRPr="008F0E30">
        <w:rPr>
          <w:i/>
        </w:rPr>
        <w:t xml:space="preserve">las estructuras analógicas del </w:t>
      </w:r>
      <w:r w:rsidR="00444875" w:rsidRPr="008F0E30">
        <w:rPr>
          <w:i/>
        </w:rPr>
        <w:t>circuito, debido que el estudio</w:t>
      </w:r>
      <w:r w:rsidR="00AF530C" w:rsidRPr="008F0E30">
        <w:rPr>
          <w:i/>
        </w:rPr>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18"/>
        <w:gridCol w:w="1404"/>
        <w:gridCol w:w="3632"/>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720101"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5"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511481">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
        <w:t>La</w:t>
      </w:r>
      <w:r w:rsidR="00AF530C">
        <w:t xml:space="preserve"> campaña de inyección </w:t>
      </w:r>
      <w:r>
        <w:t xml:space="preserve">se </w:t>
      </w:r>
      <w:r w:rsidR="00444875">
        <w:t>realizó</w:t>
      </w:r>
      <w:r>
        <w:t xml:space="preserve"> sobre los comparadores (estructuras analógicas del conversor). Las fallas son inyectada en cada drenador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
        <w:t>Por cada comparador h</w:t>
      </w:r>
      <w:r w:rsidR="004026E2">
        <w:t xml:space="preserve">ay </w:t>
      </w:r>
      <w:r>
        <w:t>7</w:t>
      </w:r>
      <w:r w:rsidR="004026E2">
        <w:t xml:space="preserve"> </w:t>
      </w:r>
      <w:r>
        <w:t>drenadores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t xml:space="preserve">3.1.1) </w:t>
      </w:r>
      <w:r w:rsidR="00CB1BCD">
        <w:t>Manual</w:t>
      </w:r>
    </w:p>
    <w:p w:rsidR="000008CE" w:rsidRDefault="00A76881" w:rsidP="00A76881">
      <w:r>
        <w:t xml:space="preserve">El </w:t>
      </w:r>
      <w:r w:rsidR="006F0243">
        <w:t>esquemático</w:t>
      </w:r>
      <w:r>
        <w:t xml:space="preserve"> del comparador con los puntos de inyección está representado en la </w:t>
      </w:r>
      <w:r w:rsidR="00720101">
        <w:fldChar w:fldCharType="begin"/>
      </w:r>
      <w:r>
        <w:instrText xml:space="preserve"> REF _Ref266534679 \h </w:instrText>
      </w:r>
      <w:r w:rsidR="00720101">
        <w:fldChar w:fldCharType="separate"/>
      </w:r>
      <w:r>
        <w:t xml:space="preserve">Figura </w:t>
      </w:r>
      <w:r>
        <w:rPr>
          <w:noProof/>
        </w:rPr>
        <w:t>1</w:t>
      </w:r>
      <w:r w:rsidR="00720101">
        <w:fldChar w:fldCharType="end"/>
      </w:r>
      <w:r w:rsidR="006F0243">
        <w:t>.</w:t>
      </w:r>
    </w:p>
    <w:p w:rsidR="000008CE" w:rsidRDefault="000008CE" w:rsidP="00A76881">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los diferentes drenadores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lastRenderedPageBreak/>
        <w:t>V</w:t>
      </w:r>
      <w:r w:rsidRPr="008F0E30">
        <w:rPr>
          <w:rFonts w:ascii="Calibri" w:eastAsia="Times New Roman" w:hAnsi="Calibri" w:cs="Calibri"/>
          <w:szCs w:val="28"/>
          <w:lang w:eastAsia="es-AR"/>
        </w:rPr>
        <w:t>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BAJO</w:t>
      </w:r>
    </w:p>
    <w:p w:rsidR="007F46BB" w:rsidRPr="007F46BB" w:rsidRDefault="00A25A0C" w:rsidP="007F46BB">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BAJO</w:t>
      </w:r>
    </w:p>
    <w:p w:rsidR="00D65E89" w:rsidRDefault="00513BAC" w:rsidP="00D65E89">
      <w:pPr>
        <w:spacing w:after="0" w:line="240" w:lineRule="auto"/>
        <w:rPr>
          <w:rFonts w:ascii="Calibri" w:eastAsia="Times New Roman" w:hAnsi="Calibri" w:cs="Calibri"/>
          <w:szCs w:val="28"/>
          <w:lang w:eastAsia="es-AR"/>
        </w:rPr>
      </w:pPr>
      <w:r>
        <w:rPr>
          <w:rFonts w:ascii="Calibri" w:eastAsia="Times New Roman" w:hAnsi="Calibri" w:cs="Calibri"/>
          <w:szCs w:val="28"/>
          <w:lang w:eastAsia="es-AR"/>
        </w:rPr>
        <w:t>La campa</w:t>
      </w:r>
      <w:r w:rsidR="0025454A">
        <w:rPr>
          <w:rFonts w:ascii="Calibri" w:eastAsia="Times New Roman" w:hAnsi="Calibri" w:cs="Calibri"/>
          <w:szCs w:val="28"/>
          <w:lang w:eastAsia="es-AR"/>
        </w:rPr>
        <w:t>ñ</w:t>
      </w:r>
      <w:r>
        <w:rPr>
          <w:rFonts w:ascii="Calibri" w:eastAsia="Times New Roman" w:hAnsi="Calibri" w:cs="Calibri"/>
          <w:szCs w:val="28"/>
          <w:lang w:eastAsia="es-AR"/>
        </w:rPr>
        <w:t xml:space="preserve">a de inyección manual se </w:t>
      </w:r>
      <w:r w:rsidR="00444875">
        <w:rPr>
          <w:rFonts w:ascii="Calibri" w:eastAsia="Times New Roman" w:hAnsi="Calibri" w:cs="Calibri"/>
          <w:szCs w:val="28"/>
          <w:lang w:eastAsia="es-AR"/>
        </w:rPr>
        <w:t>realizó</w:t>
      </w:r>
      <w:r>
        <w:rPr>
          <w:rFonts w:ascii="Calibri" w:eastAsia="Times New Roman" w:hAnsi="Calibri" w:cs="Calibri"/>
          <w:szCs w:val="28"/>
          <w:lang w:eastAsia="es-AR"/>
        </w:rPr>
        <w:t xml:space="preserve"> </w:t>
      </w:r>
      <w:r w:rsidR="00144291">
        <w:rPr>
          <w:rFonts w:ascii="Calibri" w:eastAsia="Times New Roman" w:hAnsi="Calibri" w:cs="Calibri"/>
          <w:szCs w:val="28"/>
          <w:lang w:eastAsia="es-AR"/>
        </w:rPr>
        <w:t>en 3 comparadores distintos, cada uno representativo de distintas partes del circuito (nivel bajo de comparación, nivel med</w:t>
      </w:r>
      <w:r w:rsidR="0036499C">
        <w:rPr>
          <w:rFonts w:ascii="Calibri" w:eastAsia="Times New Roman" w:hAnsi="Calibri" w:cs="Calibri"/>
          <w:szCs w:val="28"/>
          <w:lang w:eastAsia="es-AR"/>
        </w:rPr>
        <w:t>io y nivel superior de tensión</w:t>
      </w:r>
      <w:r w:rsidR="0025454A">
        <w:rPr>
          <w:rFonts w:ascii="Calibri" w:eastAsia="Times New Roman" w:hAnsi="Calibri" w:cs="Calibri"/>
          <w:szCs w:val="28"/>
          <w:lang w:eastAsia="es-AR"/>
        </w:rPr>
        <w:t>)</w:t>
      </w:r>
      <w:r w:rsidR="0036499C">
        <w:rPr>
          <w:rFonts w:ascii="Calibri" w:eastAsia="Times New Roman" w:hAnsi="Calibri" w:cs="Calibri"/>
          <w:szCs w:val="28"/>
          <w:lang w:eastAsia="es-AR"/>
        </w:rPr>
        <w:t xml:space="preserve"> abarcando todo el rango de tensión en el cual trabajan los</w:t>
      </w:r>
      <w:r w:rsidR="008F0E30">
        <w:rPr>
          <w:rFonts w:ascii="Calibri" w:eastAsia="Times New Roman" w:hAnsi="Calibri" w:cs="Calibri"/>
          <w:szCs w:val="28"/>
          <w:lang w:eastAsia="es-AR"/>
        </w:rPr>
        <w:t xml:space="preserve"> 63</w:t>
      </w:r>
      <w:r w:rsidR="0036499C">
        <w:rPr>
          <w:rFonts w:ascii="Calibri" w:eastAsia="Times New Roman" w:hAnsi="Calibri" w:cs="Calibri"/>
          <w:szCs w:val="28"/>
          <w:lang w:eastAsia="es-AR"/>
        </w:rPr>
        <w:t xml:space="preserve"> comparadores</w:t>
      </w:r>
      <w:r w:rsidR="00144291">
        <w:rPr>
          <w:rFonts w:ascii="Calibri" w:eastAsia="Times New Roman" w:hAnsi="Calibri" w:cs="Calibri"/>
          <w:szCs w:val="28"/>
          <w:lang w:eastAsia="es-AR"/>
        </w:rPr>
        <w:t>.</w:t>
      </w:r>
    </w:p>
    <w:p w:rsidR="00E8723E" w:rsidRPr="00D65E89" w:rsidRDefault="00E8723E" w:rsidP="00D65E89">
      <w:pPr>
        <w:pStyle w:val="Prrafodelista"/>
        <w:numPr>
          <w:ilvl w:val="0"/>
          <w:numId w:val="3"/>
        </w:numPr>
        <w:spacing w:after="0" w:line="240" w:lineRule="auto"/>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1.005 V </w:t>
      </w:r>
      <w:r w:rsidR="00D65E89" w:rsidRPr="00D65E89">
        <w:rPr>
          <w:rFonts w:ascii="Calibri" w:eastAsia="Times New Roman" w:hAnsi="Calibri" w:cs="Calibri"/>
          <w:szCs w:val="28"/>
          <w:lang w:eastAsia="es-AR"/>
        </w:rPr>
        <w:t>(</w:t>
      </w:r>
      <w:r w:rsidRPr="00D65E89">
        <w:rPr>
          <w:rFonts w:ascii="Calibri" w:eastAsia="Times New Roman" w:hAnsi="Calibri" w:cs="Calibri"/>
          <w:szCs w:val="28"/>
          <w:lang w:eastAsia="es-AR"/>
        </w:rPr>
        <w:t>corr</w:t>
      </w:r>
      <w:r w:rsidR="00D65E89" w:rsidRPr="00D65E89">
        <w:rPr>
          <w:rFonts w:ascii="Calibri" w:eastAsia="Times New Roman" w:hAnsi="Calibri" w:cs="Calibri"/>
          <w:szCs w:val="28"/>
          <w:lang w:eastAsia="es-AR"/>
        </w:rPr>
        <w:t>esponde al primer comparador C1</w:t>
      </w:r>
      <w:r w:rsidRPr="00D65E89">
        <w:rPr>
          <w:rFonts w:ascii="Calibri" w:eastAsia="Times New Roman" w:hAnsi="Calibri" w:cs="Calibri"/>
          <w:szCs w:val="28"/>
          <w:lang w:eastAsia="es-AR"/>
        </w:rPr>
        <w:t>)</w:t>
      </w:r>
      <w:r w:rsidR="00D65E89" w:rsidRPr="00D65E89">
        <w:rPr>
          <w:rFonts w:ascii="Calibri" w:eastAsia="Times New Roman" w:hAnsi="Calibri" w:cs="Calibri"/>
          <w:szCs w:val="28"/>
          <w:lang w:eastAsia="es-AR"/>
        </w:rPr>
        <w:t>.</w:t>
      </w:r>
    </w:p>
    <w:p w:rsidR="00E8723E" w:rsidRPr="00D65E89" w:rsidRDefault="00E8723E" w:rsidP="00E8723E">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1.315 V (corresponde al </w:t>
      </w:r>
      <w:r w:rsidR="00D65E89" w:rsidRPr="00D65E89">
        <w:rPr>
          <w:rFonts w:ascii="Calibri" w:eastAsia="Times New Roman" w:hAnsi="Calibri" w:cs="Calibri"/>
          <w:szCs w:val="28"/>
          <w:lang w:eastAsia="es-AR"/>
        </w:rPr>
        <w:t>comparador</w:t>
      </w:r>
      <w:r w:rsidRPr="00D65E89">
        <w:rPr>
          <w:rFonts w:ascii="Calibri" w:eastAsia="Times New Roman" w:hAnsi="Calibri" w:cs="Calibri"/>
          <w:szCs w:val="28"/>
          <w:lang w:eastAsia="es-AR"/>
        </w:rPr>
        <w:t xml:space="preserve"> C32, mitad de</w:t>
      </w:r>
      <w:r w:rsidR="008F0E30">
        <w:rPr>
          <w:rFonts w:ascii="Calibri" w:eastAsia="Times New Roman" w:hAnsi="Calibri" w:cs="Calibri"/>
          <w:szCs w:val="28"/>
          <w:lang w:eastAsia="es-AR"/>
        </w:rPr>
        <w:t xml:space="preserve"> rango de </w:t>
      </w:r>
      <w:r w:rsidR="00D65E89" w:rsidRPr="00D65E89">
        <w:rPr>
          <w:rFonts w:ascii="Calibri" w:eastAsia="Times New Roman" w:hAnsi="Calibri" w:cs="Calibri"/>
          <w:szCs w:val="28"/>
          <w:lang w:eastAsia="es-AR"/>
        </w:rPr>
        <w:t>conversión</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8F0E30" w:rsidRPr="008F0E30" w:rsidRDefault="00E8723E" w:rsidP="008F0E30">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1.625 V (corresponde al </w:t>
      </w:r>
      <w:r w:rsidR="00D65E89" w:rsidRPr="00D65E89">
        <w:rPr>
          <w:rFonts w:ascii="Calibri" w:eastAsia="Times New Roman" w:hAnsi="Calibri" w:cs="Calibri"/>
          <w:szCs w:val="28"/>
          <w:lang w:eastAsia="es-AR"/>
        </w:rPr>
        <w:t>último</w:t>
      </w:r>
      <w:r w:rsidR="00D65E89">
        <w:rPr>
          <w:rFonts w:ascii="Calibri" w:eastAsia="Times New Roman" w:hAnsi="Calibri" w:cs="Calibri"/>
          <w:szCs w:val="28"/>
          <w:lang w:eastAsia="es-AR"/>
        </w:rPr>
        <w:t xml:space="preserve"> comparador C63</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A76881" w:rsidRDefault="00720101" w:rsidP="00A76881">
      <w:pPr>
        <w:pStyle w:val="Epgrafe"/>
      </w:pPr>
      <w:bookmarkStart w:id="0" w:name="_Ref266534636"/>
      <w:r w:rsidRPr="00720101">
        <w:rPr>
          <w:rFonts w:ascii="Times New Roman" w:eastAsia="Times New Roman" w:hAnsi="Times New Roman" w:cs="Times New Roman"/>
          <w:noProof/>
          <w:sz w:val="24"/>
          <w:szCs w:val="24"/>
          <w:lang w:eastAsia="es-AR"/>
        </w:rPr>
        <w:pict>
          <v:group id="_x0000_s1044" style="position:absolute;margin-left:-5.6pt;margin-top:54.5pt;width:322.05pt;height:190.6pt;z-index:251676672" coordorigin="1589,2507" coordsize="6441,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754;top:3638;width:276;height:276" o:regroupid="1" fillcolor="#00b050" strokecolor="red" strokeweight="1pt">
              <v:fill color2="#c0504d [3205]"/>
              <v:shadow type="perspective" color="#622423 [1605]" offset="1pt" offset2="-3pt"/>
            </v:shape>
            <v:shape id="_x0000_s1040" type="#_x0000_t23" style="position:absolute;left:7754;top:5967;width:276;height:276" o:regroupid="1" fillcolor="#00b050" strokecolor="red" strokeweight="1pt">
              <v:fill color2="#c0504d [3205]"/>
              <v:shadow type="perspective" color="#622423 [1605]" offset="1pt" offset2="-3pt"/>
            </v:shape>
            <v:group id="_x0000_s1043" style="position:absolute;left:1589;top:2507;width:5109;height:3812" coordorigin="1589,2507" coordsize="5109,3812">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v:group>
        </w:pict>
      </w:r>
      <w:r w:rsidR="00C42A83">
        <w:rPr>
          <w:rFonts w:ascii="Times New Roman" w:eastAsia="Times New Roman" w:hAnsi="Times New Roman" w:cs="Times New Roman"/>
          <w:noProof/>
          <w:sz w:val="24"/>
          <w:szCs w:val="24"/>
          <w:lang w:eastAsia="es-AR"/>
        </w:rPr>
        <w:drawing>
          <wp:inline distT="0" distB="0" distL="0" distR="0">
            <wp:extent cx="3591665" cy="3832528"/>
            <wp:effectExtent l="19050" t="0" r="8785"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90356" cy="3831131"/>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699260" cy="247586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699260" cy="2475865"/>
                    </a:xfrm>
                    <a:prstGeom prst="rect">
                      <a:avLst/>
                    </a:prstGeom>
                    <a:noFill/>
                    <a:ln w="9525">
                      <a:noFill/>
                      <a:miter lim="800000"/>
                      <a:headEnd/>
                      <a:tailEnd/>
                    </a:ln>
                  </pic:spPr>
                </pic:pic>
              </a:graphicData>
            </a:graphic>
          </wp:inline>
        </w:drawing>
      </w:r>
    </w:p>
    <w:p w:rsidR="00C42A83" w:rsidRDefault="00A76881" w:rsidP="00A76881">
      <w:pPr>
        <w:pStyle w:val="Epgrafe"/>
      </w:pPr>
      <w:bookmarkStart w:id="1" w:name="_Ref266534679"/>
      <w:r>
        <w:t xml:space="preserve">Figura </w:t>
      </w:r>
      <w:fldSimple w:instr=" SEQ Figura \* ARABIC ">
        <w:r w:rsidR="00511481">
          <w:rPr>
            <w:noProof/>
          </w:rPr>
          <w:t>2</w:t>
        </w:r>
      </w:fldSimple>
      <w:bookmarkEnd w:id="0"/>
      <w:bookmarkEnd w:id="1"/>
      <w:r>
        <w:t>) Esquemático del comparador e identificaciones de drenadores.</w:t>
      </w:r>
    </w:p>
    <w:p w:rsidR="00333AB0" w:rsidRPr="00D11EC1" w:rsidRDefault="00333AB0" w:rsidP="00333AB0">
      <w:pPr>
        <w:spacing w:after="0" w:line="240" w:lineRule="auto"/>
        <w:textAlignment w:val="center"/>
        <w:rPr>
          <w:rFonts w:eastAsia="Times New Roman" w:cstheme="minorHAnsi"/>
          <w:szCs w:val="24"/>
          <w:lang w:eastAsia="es-AR"/>
        </w:rPr>
      </w:pPr>
      <w:r>
        <w:rPr>
          <w:rFonts w:eastAsia="Times New Roman" w:cstheme="minorHAnsi"/>
          <w:szCs w:val="24"/>
          <w:lang w:eastAsia="es-AR"/>
        </w:rPr>
        <w:t xml:space="preserve">El recuadro de color azul en la </w:t>
      </w:r>
      <w:r w:rsidR="00720101">
        <w:rPr>
          <w:rFonts w:eastAsia="Times New Roman" w:cstheme="minorHAnsi"/>
          <w:szCs w:val="24"/>
          <w:lang w:eastAsia="es-AR"/>
        </w:rPr>
        <w:fldChar w:fldCharType="begin"/>
      </w:r>
      <w:r>
        <w:rPr>
          <w:rFonts w:eastAsia="Times New Roman" w:cstheme="minorHAnsi"/>
          <w:szCs w:val="24"/>
          <w:lang w:eastAsia="es-AR"/>
        </w:rPr>
        <w:instrText xml:space="preserve"> REF _Ref266534679 \h </w:instrText>
      </w:r>
      <w:r w:rsidR="00720101">
        <w:rPr>
          <w:rFonts w:eastAsia="Times New Roman" w:cstheme="minorHAnsi"/>
          <w:szCs w:val="24"/>
          <w:lang w:eastAsia="es-AR"/>
        </w:rPr>
      </w:r>
      <w:r w:rsidR="00720101">
        <w:rPr>
          <w:rFonts w:eastAsia="Times New Roman" w:cstheme="minorHAnsi"/>
          <w:szCs w:val="24"/>
          <w:lang w:eastAsia="es-AR"/>
        </w:rPr>
        <w:fldChar w:fldCharType="separate"/>
      </w:r>
      <w:r>
        <w:t xml:space="preserve">Figura </w:t>
      </w:r>
      <w:r>
        <w:rPr>
          <w:noProof/>
        </w:rPr>
        <w:t>2</w:t>
      </w:r>
      <w:r w:rsidR="00720101">
        <w:rPr>
          <w:rFonts w:eastAsia="Times New Roman" w:cstheme="minorHAnsi"/>
          <w:szCs w:val="24"/>
          <w:lang w:eastAsia="es-AR"/>
        </w:rPr>
        <w:fldChar w:fldCharType="end"/>
      </w:r>
      <w:r>
        <w:rPr>
          <w:rFonts w:eastAsia="Times New Roman" w:cstheme="minorHAnsi"/>
          <w:szCs w:val="24"/>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Default="00CB1BCD" w:rsidP="00263B12">
      <w:pPr>
        <w:pStyle w:val="Ttulo3"/>
      </w:pPr>
      <w:r>
        <w:t xml:space="preserve">3.1.2) </w:t>
      </w:r>
      <w:r w:rsidR="004D2C4A">
        <w:t>Automática</w:t>
      </w:r>
    </w:p>
    <w:p w:rsidR="00245576" w:rsidRDefault="00ED4A50" w:rsidP="00245576">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drenadores para los 63 comparadores</w:t>
      </w:r>
      <w:r w:rsidR="00245576">
        <w:t>.</w:t>
      </w:r>
      <w:r w:rsidR="00245576" w:rsidRPr="00245576">
        <w:t xml:space="preserve"> </w:t>
      </w:r>
      <w:r w:rsidR="008F0E30">
        <w:t>É</w:t>
      </w:r>
      <w:r w:rsidR="001A2272">
        <w:t>ste fue</w:t>
      </w:r>
      <w:r w:rsidR="00245576">
        <w:t xml:space="preserve"> realiz</w:t>
      </w:r>
      <w:r w:rsidR="00C77424">
        <w:t>ado</w:t>
      </w:r>
      <w:r w:rsidR="00245576">
        <w:t xml:space="preserve"> en la plataforma de programación Python bajo el sistema operativo de Windows Seven. El código del programa se encuentra detallado en el </w:t>
      </w:r>
      <w:r w:rsidR="001B7C08" w:rsidRPr="001B7C08">
        <w:t>APENDICE C.</w:t>
      </w:r>
    </w:p>
    <w:p w:rsidR="00A14B1A" w:rsidRDefault="008C34A7" w:rsidP="00BA2BC4">
      <w:pPr>
        <w:keepNext/>
        <w:jc w:val="center"/>
      </w:pPr>
      <w:r>
        <w:rPr>
          <w:noProof/>
          <w:lang w:eastAsia="es-AR"/>
        </w:rPr>
        <w:lastRenderedPageBreak/>
        <w:drawing>
          <wp:inline distT="0" distB="0" distL="0" distR="0">
            <wp:extent cx="4118460" cy="32400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118460" cy="3240000"/>
                    </a:xfrm>
                    <a:prstGeom prst="rect">
                      <a:avLst/>
                    </a:prstGeom>
                    <a:noFill/>
                    <a:ln w="9525">
                      <a:noFill/>
                      <a:miter lim="800000"/>
                      <a:headEnd/>
                      <a:tailEnd/>
                    </a:ln>
                  </pic:spPr>
                </pic:pic>
              </a:graphicData>
            </a:graphic>
          </wp:inline>
        </w:drawing>
      </w:r>
    </w:p>
    <w:p w:rsidR="008C34A7" w:rsidRDefault="00A14B1A" w:rsidP="00BA2BC4">
      <w:pPr>
        <w:pStyle w:val="Epgrafe"/>
        <w:jc w:val="center"/>
      </w:pPr>
      <w:r>
        <w:t xml:space="preserve">Figura </w:t>
      </w:r>
      <w:fldSimple w:instr=" SEQ Figura \* ARABIC ">
        <w:r w:rsidR="00511481">
          <w:rPr>
            <w:noProof/>
          </w:rPr>
          <w:t>3</w:t>
        </w:r>
      </w:fldSimple>
      <w:r>
        <w:t xml:space="preserve">) Imagen del programa (pestaña </w:t>
      </w:r>
      <w:r w:rsidR="00716180">
        <w:t>de inyección</w:t>
      </w:r>
      <w:r>
        <w:t>).</w:t>
      </w:r>
    </w:p>
    <w:p w:rsidR="00245576" w:rsidRDefault="006E4C73" w:rsidP="00245576">
      <w:r>
        <w:t>El proceso de inyección consta de 4 pasos, detallados a continuación:</w:t>
      </w:r>
    </w:p>
    <w:p w:rsidR="006E4C73" w:rsidRDefault="003607B1" w:rsidP="006E4C73">
      <w:pPr>
        <w:keepNext/>
      </w:pPr>
      <w:r>
        <w:rPr>
          <w:noProof/>
          <w:lang w:eastAsia="es-AR"/>
        </w:rPr>
        <w:drawing>
          <wp:inline distT="0" distB="0" distL="0" distR="0">
            <wp:extent cx="5486400" cy="3200400"/>
            <wp:effectExtent l="38100" t="0" r="1905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Epgrafe"/>
      </w:pPr>
      <w:r>
        <w:t xml:space="preserve">Figura </w:t>
      </w:r>
      <w:fldSimple w:instr=" SEQ Figura \* ARABIC ">
        <w:r w:rsidR="00511481">
          <w:rPr>
            <w:noProof/>
          </w:rPr>
          <w:t>4</w:t>
        </w:r>
      </w:fldSimple>
      <w:r>
        <w:t>) Diagrama de proceso de inyección de fallas.</w:t>
      </w:r>
    </w:p>
    <w:p w:rsidR="00757ADC" w:rsidRDefault="00757ADC" w:rsidP="00263B12">
      <w:pPr>
        <w:pStyle w:val="Ttulo2"/>
      </w:pPr>
      <w:r>
        <w:t>3.2)</w:t>
      </w:r>
      <w:r w:rsidR="00CB1BCD">
        <w:t xml:space="preserve"> </w:t>
      </w:r>
      <w:r w:rsidR="004D2C4A">
        <w:t>Análisis</w:t>
      </w:r>
    </w:p>
    <w:p w:rsidR="00263B12" w:rsidRDefault="00263B12">
      <w:r>
        <w:t xml:space="preserve">El </w:t>
      </w:r>
      <w:r w:rsidR="0010078C">
        <w:t>análisis</w:t>
      </w:r>
      <w:r>
        <w:t xml:space="preserve"> de los resultados de la campa</w:t>
      </w:r>
      <w:r w:rsidR="00123CA9">
        <w:t>ñ</w:t>
      </w:r>
      <w:r>
        <w:t>a se realizó en dos etapas</w:t>
      </w:r>
      <w:r w:rsidR="0010078C">
        <w:t xml:space="preserve">, al igual que la </w:t>
      </w:r>
      <w:r w:rsidR="00663FFE">
        <w:t>inyección</w:t>
      </w:r>
      <w:r>
        <w:t>. Una primera en la cual se analizaron los res</w:t>
      </w:r>
      <w:r w:rsidR="00F653A8">
        <w:t>ultados de las inyecciones hechas</w:t>
      </w:r>
      <w:r>
        <w:t xml:space="preserve"> de manera manual, </w:t>
      </w:r>
      <w:r>
        <w:lastRenderedPageBreak/>
        <w:t xml:space="preserve">verificando el comportamiento general del circuito ante cada alteración del mismo, identificando los nodos sensibles y propensos al error. Luego de corroborar el método manual, se </w:t>
      </w:r>
      <w:r w:rsidR="007C1444">
        <w:t>pasó</w:t>
      </w:r>
      <w:r>
        <w:t xml:space="preserve"> al procesamiento de la información de modo automático mediante un programa realizado para este fin y </w:t>
      </w:r>
      <w:r w:rsidR="00F653A8">
        <w:t>recopilando la información mediante tablas.</w:t>
      </w:r>
    </w:p>
    <w:p w:rsidR="00CB1BCD" w:rsidRDefault="00CB1BCD" w:rsidP="00263B12">
      <w:pPr>
        <w:pStyle w:val="Ttulo3"/>
      </w:pPr>
      <w:r>
        <w:t>3.2.1) Manual</w:t>
      </w:r>
    </w:p>
    <w:p w:rsidR="00F653A8" w:rsidRDefault="00F653A8" w:rsidP="00F653A8">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F653A8">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065812" w:rsidRPr="00BD0AFF" w:rsidRDefault="00C035AA" w:rsidP="00065812">
      <w:pPr>
        <w:rPr>
          <w:b/>
          <w:u w:val="single"/>
        </w:rPr>
      </w:pPr>
      <w:r>
        <w:rPr>
          <w:b/>
          <w:u w:val="single"/>
        </w:rPr>
        <w:t>INYECCIÓ</w:t>
      </w:r>
      <w:r w:rsidR="00065812" w:rsidRPr="00BD0AFF">
        <w:rPr>
          <w:b/>
          <w:u w:val="single"/>
        </w:rPr>
        <w:t>N EXPONENCIAL</w:t>
      </w:r>
    </w:p>
    <w:p w:rsidR="00065812" w:rsidRPr="00BD0AFF" w:rsidRDefault="00065812" w:rsidP="00065812">
      <w:pPr>
        <w:rPr>
          <w:i/>
        </w:rPr>
      </w:pPr>
      <w:r w:rsidRPr="00BD0AFF">
        <w:rPr>
          <w:i/>
        </w:rPr>
        <w:t>1.005V C1 - Inyección en nodo NDNEG:</w:t>
      </w:r>
    </w:p>
    <w:p w:rsidR="001E2B6C" w:rsidRPr="00E249B9" w:rsidRDefault="001E2B6C" w:rsidP="00065812">
      <w:r>
        <w:t xml:space="preserve">Se inyecta el modelo exponencial en el nodo denominado NDNEG, el cual afecta a los drenadores de la rama de la </w:t>
      </w:r>
      <w:r w:rsidR="00191CF9">
        <w:t>señal</w:t>
      </w:r>
      <w:r>
        <w:t xml:space="preserve"> de entrada (rama izquierda del diferencial).</w:t>
      </w:r>
    </w:p>
    <w:p w:rsidR="00065812" w:rsidRDefault="00065812" w:rsidP="00065812">
      <w:pPr>
        <w:pStyle w:val="Epgrafe"/>
      </w:pPr>
      <w:r w:rsidRPr="00E249B9">
        <w:rPr>
          <w:noProof/>
          <w:lang w:eastAsia="es-AR"/>
        </w:rPr>
        <w:drawing>
          <wp:inline distT="0" distB="0" distL="0" distR="0">
            <wp:extent cx="2745955" cy="2232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745955" cy="2232000"/>
                    </a:xfrm>
                    <a:prstGeom prst="rect">
                      <a:avLst/>
                    </a:prstGeom>
                    <a:noFill/>
                    <a:ln w="9525">
                      <a:noFill/>
                      <a:miter lim="800000"/>
                      <a:headEnd/>
                      <a:tailEnd/>
                    </a:ln>
                  </pic:spPr>
                </pic:pic>
              </a:graphicData>
            </a:graphic>
          </wp:inline>
        </w:drawing>
      </w:r>
      <w:r>
        <w:rPr>
          <w:noProof/>
          <w:lang w:eastAsia="es-AR"/>
        </w:rPr>
        <w:drawing>
          <wp:inline distT="0" distB="0" distL="0" distR="0">
            <wp:extent cx="2739434" cy="2232000"/>
            <wp:effectExtent l="19050" t="0" r="3766"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739434" cy="2232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5</w:t>
        </w:r>
      </w:fldSimple>
      <w:r>
        <w:t xml:space="preserve">) Inyección </w:t>
      </w:r>
      <w:r w:rsidR="00E60F65">
        <w:t xml:space="preserve">de la </w:t>
      </w:r>
      <w:r>
        <w:t xml:space="preserve">falla exponencial </w:t>
      </w:r>
      <w:r w:rsidR="00E60F65">
        <w:t>en el drenador del transistor P (izquierda) y N (derecha) del nodo NDNEG.</w:t>
      </w:r>
    </w:p>
    <w:p w:rsidR="00191CF9" w:rsidRPr="00191CF9" w:rsidRDefault="00191CF9" w:rsidP="00191CF9">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065812" w:rsidRDefault="00065812" w:rsidP="00065812">
      <w:pPr>
        <w:rPr>
          <w:i/>
        </w:rPr>
      </w:pPr>
      <w:r w:rsidRPr="00BD0AFF">
        <w:rPr>
          <w:i/>
        </w:rPr>
        <w:t>1.005V C1 - Inyección en nodo NDOUT:</w:t>
      </w:r>
    </w:p>
    <w:p w:rsidR="00BD0AFF" w:rsidRPr="00BD0AFF" w:rsidRDefault="00BD0AFF" w:rsidP="00065812">
      <w:r>
        <w:t>El nodo afectado en este caso es el nodo de salida del comparador (NDOUT, segunda etapa del comparador).</w:t>
      </w:r>
    </w:p>
    <w:p w:rsidR="00065812" w:rsidRDefault="00065812" w:rsidP="00065812">
      <w:pPr>
        <w:pStyle w:val="Epgrafe"/>
      </w:pPr>
      <w:r>
        <w:rPr>
          <w:noProof/>
          <w:lang w:eastAsia="es-AR"/>
        </w:rPr>
        <w:lastRenderedPageBreak/>
        <w:drawing>
          <wp:inline distT="0" distB="0" distL="0" distR="0">
            <wp:extent cx="2729094" cy="2232000"/>
            <wp:effectExtent l="19050" t="0" r="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729094" cy="2232000"/>
                    </a:xfrm>
                    <a:prstGeom prst="rect">
                      <a:avLst/>
                    </a:prstGeom>
                    <a:noFill/>
                    <a:ln w="9525">
                      <a:noFill/>
                      <a:miter lim="800000"/>
                      <a:headEnd/>
                      <a:tailEnd/>
                    </a:ln>
                  </pic:spPr>
                </pic:pic>
              </a:graphicData>
            </a:graphic>
          </wp:inline>
        </w:drawing>
      </w:r>
      <w:r>
        <w:rPr>
          <w:noProof/>
          <w:lang w:eastAsia="es-AR"/>
        </w:rPr>
        <w:drawing>
          <wp:inline distT="0" distB="0" distL="0" distR="0">
            <wp:extent cx="2746600" cy="2232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746600" cy="2232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6</w:t>
        </w:r>
      </w:fldSimple>
      <w:r>
        <w:t xml:space="preserve">) </w:t>
      </w:r>
      <w:r w:rsidR="00E60F65">
        <w:t>Inyección de la falla exponencial en el drenador del transistor P (izquierda) y N (derecha) del nodo NDOUT.</w:t>
      </w:r>
    </w:p>
    <w:p w:rsidR="00612E32" w:rsidRPr="00612E32" w:rsidRDefault="00612E32" w:rsidP="00612E32">
      <w:r>
        <w:t>La primera simulación afecta al transistor PMOS conectado al nodo. Este resulta ser el transistor sensible a los SET</w:t>
      </w:r>
      <w:r w:rsidR="00524359">
        <w:t>s</w:t>
      </w:r>
      <w:r>
        <w:t>, que al ser afectado, produce el cambio de estado de las dos condiciones de tensión de entrada superior</w:t>
      </w:r>
      <w:r w:rsidR="00524359">
        <w:t>es</w:t>
      </w:r>
      <w:r>
        <w:t xml:space="preserve"> a la referencia. Cuando </w:t>
      </w:r>
      <w:r w:rsidR="00524359">
        <w:t>se inyecta en</w:t>
      </w:r>
      <w:r>
        <w:t xml:space="preserve"> el drenador del 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7"/>
        <w:gridCol w:w="4527"/>
      </w:tblGrid>
      <w:tr w:rsidR="004A448D" w:rsidRPr="004A448D" w:rsidTr="004A448D">
        <w:tc>
          <w:tcPr>
            <w:tcW w:w="5995" w:type="dxa"/>
          </w:tcPr>
          <w:p w:rsidR="004A448D" w:rsidRPr="004A448D" w:rsidRDefault="004A448D" w:rsidP="000C4023">
            <w:pPr>
              <w:rPr>
                <w:i/>
              </w:rPr>
            </w:pPr>
            <w:r w:rsidRPr="004A448D">
              <w:rPr>
                <w:i/>
              </w:rPr>
              <w:t>1.315V C32 - Inyección en nodo NDOUT:</w:t>
            </w:r>
          </w:p>
        </w:tc>
        <w:tc>
          <w:tcPr>
            <w:tcW w:w="3059" w:type="dxa"/>
          </w:tcPr>
          <w:p w:rsidR="004A448D" w:rsidRPr="004A448D" w:rsidRDefault="004A448D" w:rsidP="004A448D">
            <w:pPr>
              <w:rPr>
                <w:i/>
              </w:rPr>
            </w:pPr>
            <w:r w:rsidRPr="00BD0AFF">
              <w:rPr>
                <w:i/>
              </w:rPr>
              <w:t>1.620V C63 - Inyección en nodo NDOUT:</w:t>
            </w:r>
          </w:p>
        </w:tc>
      </w:tr>
      <w:tr w:rsidR="004A448D" w:rsidRPr="004A448D" w:rsidTr="004A448D">
        <w:tc>
          <w:tcPr>
            <w:tcW w:w="5995" w:type="dxa"/>
          </w:tcPr>
          <w:p w:rsidR="004A448D" w:rsidRPr="004A448D" w:rsidRDefault="004A448D" w:rsidP="004A448D">
            <w:r w:rsidRPr="004A448D">
              <w:rPr>
                <w:noProof/>
                <w:lang w:eastAsia="es-AR"/>
              </w:rPr>
              <w:drawing>
                <wp:inline distT="0" distB="0" distL="0" distR="0">
                  <wp:extent cx="2736081" cy="2232000"/>
                  <wp:effectExtent l="19050" t="0" r="7119"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736081" cy="2232000"/>
                          </a:xfrm>
                          <a:prstGeom prst="rect">
                            <a:avLst/>
                          </a:prstGeom>
                          <a:noFill/>
                          <a:ln w="9525">
                            <a:noFill/>
                            <a:miter lim="800000"/>
                            <a:headEnd/>
                            <a:tailEnd/>
                          </a:ln>
                        </pic:spPr>
                      </pic:pic>
                    </a:graphicData>
                  </a:graphic>
                </wp:inline>
              </w:drawing>
            </w:r>
          </w:p>
        </w:tc>
        <w:tc>
          <w:tcPr>
            <w:tcW w:w="3059" w:type="dxa"/>
          </w:tcPr>
          <w:p w:rsidR="004A448D" w:rsidRPr="004A448D" w:rsidRDefault="004A448D" w:rsidP="004A448D">
            <w:pPr>
              <w:rPr>
                <w:noProof/>
                <w:lang w:eastAsia="es-AR"/>
              </w:rPr>
            </w:pPr>
            <w:r>
              <w:rPr>
                <w:noProof/>
                <w:lang w:eastAsia="es-AR"/>
              </w:rPr>
              <w:drawing>
                <wp:inline distT="0" distB="0" distL="0" distR="0">
                  <wp:extent cx="2737848" cy="2232000"/>
                  <wp:effectExtent l="19050" t="0" r="5352"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737848" cy="2232000"/>
                          </a:xfrm>
                          <a:prstGeom prst="rect">
                            <a:avLst/>
                          </a:prstGeom>
                          <a:noFill/>
                          <a:ln w="9525">
                            <a:noFill/>
                            <a:miter lim="800000"/>
                            <a:headEnd/>
                            <a:tailEnd/>
                          </a:ln>
                        </pic:spPr>
                      </pic:pic>
                    </a:graphicData>
                  </a:graphic>
                </wp:inline>
              </w:drawing>
            </w:r>
          </w:p>
        </w:tc>
      </w:tr>
    </w:tbl>
    <w:p w:rsidR="00065812" w:rsidRDefault="004A448D" w:rsidP="004A448D">
      <w:pPr>
        <w:pStyle w:val="Epgrafe"/>
      </w:pPr>
      <w:r>
        <w:t xml:space="preserve">Figura </w:t>
      </w:r>
      <w:fldSimple w:instr=" SEQ Figura \* ARABIC ">
        <w:r w:rsidR="00511481">
          <w:rPr>
            <w:noProof/>
          </w:rPr>
          <w:t>7</w:t>
        </w:r>
      </w:fldSimple>
      <w:r>
        <w:t xml:space="preserve">) </w:t>
      </w:r>
      <w:r w:rsidR="00280090">
        <w:t xml:space="preserve">Inyección en drenador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A5D6B" w:rsidRDefault="004D1844">
      <w:r>
        <w:t xml:space="preserve">A continuación se presentan las tablas de resultados de las simulaciones. </w:t>
      </w:r>
    </w:p>
    <w:p w:rsidR="00A90437" w:rsidRDefault="004D1844">
      <w:r>
        <w:t xml:space="preserve">En el eje vertical </w:t>
      </w:r>
      <w:r w:rsidR="00D0117D">
        <w:t>de la gr</w:t>
      </w:r>
      <w:r w:rsidR="00AA5D6B">
        <w:t>á</w:t>
      </w:r>
      <w:r w:rsidR="00D0117D">
        <w:t xml:space="preserve">fica </w:t>
      </w:r>
      <w:r>
        <w:t>se representa la variación total de</w:t>
      </w:r>
      <w:r w:rsidR="0046764D">
        <w:t xml:space="preserve"> la tensión del nodo causada por la perturbación </w:t>
      </w:r>
      <w:r>
        <w:t xml:space="preserve"> con respecto a su punto de reposo (</w:t>
      </w:r>
      <w:r w:rsidR="00D0117D">
        <w:t>en escala logarítmica</w:t>
      </w:r>
      <w:r>
        <w:t>)</w:t>
      </w:r>
      <w:r w:rsidR="00D0117D">
        <w:t>, y en el eje horizontal</w:t>
      </w:r>
      <w:r w:rsidR="00AA5D6B">
        <w:t>,</w:t>
      </w:r>
      <w:r w:rsidR="00D0117D">
        <w:t xml:space="preserve"> la duración del</w:t>
      </w:r>
      <w:r w:rsidR="0046764D">
        <w:t xml:space="preserve"> de la perturbación en el nodo inyectado </w:t>
      </w:r>
      <w:r w:rsidR="00D0117D">
        <w:t xml:space="preserve">(se encuentra graficado los 2nS en los cuales el sistema se encuentra en reposo, sin ser </w:t>
      </w:r>
      <w:r w:rsidR="0046764D">
        <w:t>alterado externamente</w:t>
      </w:r>
      <w:r w:rsidR="00D0117D">
        <w:t>).</w:t>
      </w:r>
      <w:r w:rsidR="003B150B">
        <w:t xml:space="preserve"> Los distintos colores en la grafica representan a cada una de las condiciones de tensión de entrada utilizadas durante la inyección (dos inferiores y dos superiores a la tensión de referencia especificada como </w:t>
      </w:r>
      <w:proofErr w:type="spellStart"/>
      <w:r w:rsidR="003B150B">
        <w:t>Vref</w:t>
      </w:r>
      <w:proofErr w:type="spellEnd"/>
      <w:r w:rsidR="003B150B">
        <w:t xml:space="preserve"> en la gráfica).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3402"/>
      </w:tblGrid>
      <w:tr w:rsidR="001E7F1A" w:rsidRPr="001E7F1A" w:rsidTr="00647F7F">
        <w:tc>
          <w:tcPr>
            <w:tcW w:w="5495" w:type="dxa"/>
          </w:tcPr>
          <w:p w:rsidR="001E7F1A" w:rsidRPr="001E7F1A" w:rsidRDefault="0036569C" w:rsidP="000C4023">
            <w:pPr>
              <w:rPr>
                <w:u w:val="single"/>
              </w:rPr>
            </w:pPr>
            <w:r w:rsidRPr="0036569C">
              <w:rPr>
                <w:u w:val="single"/>
              </w:rPr>
              <w:lastRenderedPageBreak/>
              <w:t>Tabulación de datos obtenidos:</w:t>
            </w:r>
            <w:r w:rsidR="001E7F1A" w:rsidRPr="001E7F1A">
              <w:rPr>
                <w:noProof/>
                <w:u w:val="single"/>
                <w:lang w:eastAsia="es-AR"/>
              </w:rPr>
              <w:drawing>
                <wp:inline distT="0" distB="0" distL="0" distR="0">
                  <wp:extent cx="3325661" cy="2527300"/>
                  <wp:effectExtent l="19050" t="19050" r="27139" b="2540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25661" cy="2527300"/>
                          </a:xfrm>
                          <a:prstGeom prst="rect">
                            <a:avLst/>
                          </a:prstGeom>
                          <a:noFill/>
                          <a:ln w="9525">
                            <a:solidFill>
                              <a:schemeClr val="accent1"/>
                            </a:solidFill>
                            <a:miter lim="800000"/>
                            <a:headEnd/>
                            <a:tailEnd/>
                          </a:ln>
                        </pic:spPr>
                      </pic:pic>
                    </a:graphicData>
                  </a:graphic>
                </wp:inline>
              </w:drawing>
            </w:r>
          </w:p>
        </w:tc>
        <w:tc>
          <w:tcPr>
            <w:tcW w:w="3402" w:type="dxa"/>
          </w:tcPr>
          <w:p w:rsidR="00524359" w:rsidRDefault="00524359" w:rsidP="006906EE"/>
          <w:p w:rsidR="006906EE" w:rsidRDefault="006906EE" w:rsidP="006906EE">
            <w:r>
              <w:t>Fallas observadas</w:t>
            </w:r>
            <w:r w:rsidR="007222C3">
              <w:t>:</w:t>
            </w:r>
            <w:r>
              <w:t xml:space="preserve"> M12</w:t>
            </w:r>
          </w:p>
          <w:p w:rsidR="003D002D" w:rsidRDefault="007759E3" w:rsidP="006906EE">
            <w:pPr>
              <w:pStyle w:val="Prrafodelista"/>
              <w:numPr>
                <w:ilvl w:val="0"/>
                <w:numId w:val="3"/>
              </w:numPr>
              <w:rPr>
                <w:i/>
              </w:rPr>
            </w:pPr>
            <w:r>
              <w:rPr>
                <w:i/>
              </w:rPr>
              <w:t>AMARILLO</w:t>
            </w:r>
          </w:p>
          <w:p w:rsidR="003D002D" w:rsidRDefault="00FB60A0" w:rsidP="003D002D">
            <w:pPr>
              <w:ind w:left="360"/>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3D002D">
            <w:pPr>
              <w:ind w:left="360"/>
              <w:rPr>
                <w:i/>
              </w:rPr>
            </w:pPr>
            <w:r w:rsidRPr="003D002D">
              <w:rPr>
                <w:i/>
                <w:u w:val="single"/>
              </w:rPr>
              <w:t>Duración</w:t>
            </w:r>
            <w:r w:rsidRPr="003D002D">
              <w:rPr>
                <w:i/>
              </w:rPr>
              <w:t>: 48nS hasta recuperar tensión inicial.</w:t>
            </w:r>
          </w:p>
          <w:p w:rsidR="003D002D" w:rsidRPr="003D002D" w:rsidRDefault="007759E3" w:rsidP="006906EE">
            <w:pPr>
              <w:pStyle w:val="Prrafodelista"/>
              <w:numPr>
                <w:ilvl w:val="0"/>
                <w:numId w:val="3"/>
              </w:numPr>
              <w:rPr>
                <w:i/>
              </w:rPr>
            </w:pPr>
            <w:r>
              <w:rPr>
                <w:i/>
              </w:rPr>
              <w:t>VIOLETA</w:t>
            </w:r>
          </w:p>
          <w:p w:rsidR="003D002D" w:rsidRDefault="006906EE" w:rsidP="003D002D">
            <w:pPr>
              <w:ind w:left="360"/>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3D002D" w:rsidRDefault="006906EE" w:rsidP="003D002D">
            <w:pPr>
              <w:ind w:left="360"/>
              <w:rPr>
                <w:i/>
              </w:rPr>
            </w:pPr>
            <w:r w:rsidRPr="003D002D">
              <w:rPr>
                <w:i/>
                <w:u w:val="single"/>
              </w:rPr>
              <w:t>Duración</w:t>
            </w:r>
            <w:r w:rsidRPr="003D002D">
              <w:rPr>
                <w:i/>
              </w:rPr>
              <w:t>: 46nS hasta recuperar tensión inicial.</w:t>
            </w:r>
          </w:p>
          <w:p w:rsidR="006906EE" w:rsidRPr="006906EE" w:rsidRDefault="006906EE" w:rsidP="006906EE">
            <w:pPr>
              <w:pStyle w:val="Prrafodelista"/>
              <w:rPr>
                <w:i/>
              </w:rPr>
            </w:pPr>
          </w:p>
        </w:tc>
      </w:tr>
      <w:tr w:rsidR="001E7F1A" w:rsidRPr="001E7F1A" w:rsidTr="00647F7F">
        <w:tc>
          <w:tcPr>
            <w:tcW w:w="5495" w:type="dxa"/>
          </w:tcPr>
          <w:p w:rsidR="001E7F1A" w:rsidRPr="001E7F1A" w:rsidRDefault="001E7F1A" w:rsidP="000C4023">
            <w:pPr>
              <w:rPr>
                <w:u w:val="single"/>
              </w:rPr>
            </w:pPr>
            <w:r w:rsidRPr="001E7F1A">
              <w:rPr>
                <w:noProof/>
                <w:u w:val="single"/>
                <w:lang w:eastAsia="es-AR"/>
              </w:rPr>
              <w:drawing>
                <wp:inline distT="0" distB="0" distL="0" distR="0">
                  <wp:extent cx="3326130" cy="2408650"/>
                  <wp:effectExtent l="19050" t="19050" r="26670" b="1070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326130" cy="24086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w:t>
            </w:r>
            <w:r>
              <w:t xml:space="preserve"> 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46nS hasta recuperar tensión inicial.</w:t>
            </w:r>
          </w:p>
          <w:p w:rsidR="001E7F1A" w:rsidRPr="001E7F1A" w:rsidRDefault="001E7F1A" w:rsidP="000C4023">
            <w:pPr>
              <w:rPr>
                <w:noProof/>
                <w:u w:val="single"/>
                <w:lang w:eastAsia="es-AR"/>
              </w:rPr>
            </w:pPr>
          </w:p>
        </w:tc>
      </w:tr>
      <w:tr w:rsidR="001E7F1A" w:rsidRPr="001E7F1A" w:rsidTr="00647F7F">
        <w:trPr>
          <w:trHeight w:val="3792"/>
        </w:trPr>
        <w:tc>
          <w:tcPr>
            <w:tcW w:w="5495" w:type="dxa"/>
          </w:tcPr>
          <w:p w:rsidR="001E7F1A" w:rsidRPr="001E7F1A" w:rsidRDefault="001E7F1A" w:rsidP="000C4023">
            <w:pPr>
              <w:rPr>
                <w:u w:val="single"/>
              </w:rPr>
            </w:pPr>
            <w:r w:rsidRPr="001E7F1A">
              <w:rPr>
                <w:noProof/>
                <w:u w:val="single"/>
                <w:lang w:eastAsia="es-AR"/>
              </w:rPr>
              <w:drawing>
                <wp:inline distT="0" distB="0" distL="0" distR="0">
                  <wp:extent cx="3347659" cy="2457450"/>
                  <wp:effectExtent l="19050" t="19050" r="24191" b="1905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347659" cy="24574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 xml:space="preserve">: </w:t>
            </w:r>
            <w:r>
              <w:t>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0C4023">
            <w:pPr>
              <w:rPr>
                <w:noProof/>
                <w:u w:val="single"/>
                <w:lang w:eastAsia="es-AR"/>
              </w:rPr>
            </w:pPr>
          </w:p>
        </w:tc>
      </w:tr>
    </w:tbl>
    <w:p w:rsidR="002623B0" w:rsidRDefault="009B5773" w:rsidP="009B5773">
      <w:pPr>
        <w:pStyle w:val="Epgrafe"/>
        <w:rPr>
          <w:b w:val="0"/>
          <w:u w:val="single"/>
        </w:rPr>
      </w:pPr>
      <w:bookmarkStart w:id="2" w:name="_Ref268187943"/>
      <w:r>
        <w:t xml:space="preserve">Figura </w:t>
      </w:r>
      <w:fldSimple w:instr=" SEQ Figura \* ARABIC ">
        <w:r w:rsidR="00511481">
          <w:rPr>
            <w:noProof/>
          </w:rPr>
          <w:t>8</w:t>
        </w:r>
      </w:fldSimple>
      <w:bookmarkEnd w:id="2"/>
      <w:r>
        <w:t xml:space="preserve">) </w:t>
      </w:r>
      <w:r w:rsidRPr="00F511B3">
        <w:t>Tabulación de los datos obtenidos de la campaña de inyección exponencial manual.</w:t>
      </w:r>
      <w:r w:rsidR="002623B0">
        <w:rPr>
          <w:u w:val="single"/>
        </w:rPr>
        <w:br w:type="page"/>
      </w:r>
    </w:p>
    <w:p w:rsidR="00065812" w:rsidRDefault="00524359" w:rsidP="00065812">
      <w:pPr>
        <w:rPr>
          <w:b/>
          <w:u w:val="single"/>
        </w:rPr>
      </w:pPr>
      <w:r>
        <w:rPr>
          <w:b/>
          <w:u w:val="single"/>
        </w:rPr>
        <w:lastRenderedPageBreak/>
        <w:t xml:space="preserve">INYECCIÓN </w:t>
      </w:r>
      <w:r w:rsidR="00065812" w:rsidRPr="00BD0AFF">
        <w:rPr>
          <w:b/>
          <w:u w:val="single"/>
        </w:rPr>
        <w:t>RAMPA</w:t>
      </w:r>
    </w:p>
    <w:p w:rsidR="00065812" w:rsidRDefault="00065812" w:rsidP="00065812">
      <w:pPr>
        <w:rPr>
          <w:i/>
        </w:rPr>
      </w:pPr>
      <w:r w:rsidRPr="00BD0AFF">
        <w:rPr>
          <w:i/>
        </w:rPr>
        <w:t>1.620V C63 - Inyección en nodo NDPOS:</w:t>
      </w:r>
    </w:p>
    <w:p w:rsidR="00495A92" w:rsidRPr="00495A92" w:rsidRDefault="00495A92" w:rsidP="00065812">
      <w:r>
        <w:t xml:space="preserve">La perturbación en el nodo NDPOS genera aumento y disminuciones de la tensión de salida, pero no </w:t>
      </w:r>
      <w:r w:rsidR="002E54AA">
        <w:t>produce</w:t>
      </w:r>
      <w:r>
        <w:t xml:space="preserve"> un cambio de estado. Este nodo es la conexión entre la primer y segunda etapa del comparador (salida de la etapa diferencial del comparador</w:t>
      </w:r>
      <w:r w:rsidR="00524359">
        <w:t>).</w:t>
      </w:r>
    </w:p>
    <w:p w:rsidR="00065812" w:rsidRPr="00E249B9" w:rsidRDefault="00065812" w:rsidP="00FB60A0">
      <w:pPr>
        <w:pStyle w:val="Epgrafe"/>
      </w:pPr>
      <w:r>
        <w:rPr>
          <w:noProof/>
          <w:lang w:eastAsia="es-AR"/>
        </w:rPr>
        <w:drawing>
          <wp:inline distT="0" distB="0" distL="0" distR="0">
            <wp:extent cx="2740587" cy="2232000"/>
            <wp:effectExtent l="19050" t="0" r="2613"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740587" cy="2232000"/>
                    </a:xfrm>
                    <a:prstGeom prst="rect">
                      <a:avLst/>
                    </a:prstGeom>
                    <a:noFill/>
                    <a:ln w="9525">
                      <a:noFill/>
                      <a:miter lim="800000"/>
                      <a:headEnd/>
                      <a:tailEnd/>
                    </a:ln>
                  </pic:spPr>
                </pic:pic>
              </a:graphicData>
            </a:graphic>
          </wp:inline>
        </w:drawing>
      </w:r>
      <w:r>
        <w:rPr>
          <w:noProof/>
          <w:lang w:eastAsia="es-AR"/>
        </w:rPr>
        <w:drawing>
          <wp:inline distT="0" distB="0" distL="0" distR="0">
            <wp:extent cx="2744805" cy="2232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744805" cy="2232000"/>
                    </a:xfrm>
                    <a:prstGeom prst="rect">
                      <a:avLst/>
                    </a:prstGeom>
                    <a:noFill/>
                    <a:ln w="9525">
                      <a:noFill/>
                      <a:miter lim="800000"/>
                      <a:headEnd/>
                      <a:tailEnd/>
                    </a:ln>
                  </pic:spPr>
                </pic:pic>
              </a:graphicData>
            </a:graphic>
          </wp:inline>
        </w:drawing>
      </w:r>
      <w:r w:rsidR="00FB60A0">
        <w:t xml:space="preserve">Figura </w:t>
      </w:r>
      <w:fldSimple w:instr=" SEQ Figura \* ARABIC ">
        <w:r w:rsidR="00511481">
          <w:rPr>
            <w:noProof/>
          </w:rPr>
          <w:t>9</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BD0AFF" w:rsidRDefault="00065812" w:rsidP="00065812">
      <w:pPr>
        <w:rPr>
          <w:i/>
        </w:rPr>
      </w:pPr>
      <w:r w:rsidRPr="00BD0AFF">
        <w:rPr>
          <w:i/>
        </w:rPr>
        <w:t>1.620V C63 - Inyección en nodo NDOUT:</w:t>
      </w:r>
    </w:p>
    <w:p w:rsidR="00CD413F" w:rsidRPr="00E249B9" w:rsidRDefault="00065812" w:rsidP="0069512F">
      <w:pPr>
        <w:pStyle w:val="Epgrafe"/>
      </w:pPr>
      <w:r>
        <w:rPr>
          <w:noProof/>
          <w:lang w:eastAsia="es-AR"/>
        </w:rPr>
        <w:drawing>
          <wp:inline distT="0" distB="0" distL="0" distR="0">
            <wp:extent cx="2753062" cy="2232000"/>
            <wp:effectExtent l="19050" t="0" r="9188"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753062" cy="2232000"/>
                    </a:xfrm>
                    <a:prstGeom prst="rect">
                      <a:avLst/>
                    </a:prstGeom>
                    <a:noFill/>
                    <a:ln w="9525">
                      <a:noFill/>
                      <a:miter lim="800000"/>
                      <a:headEnd/>
                      <a:tailEnd/>
                    </a:ln>
                  </pic:spPr>
                </pic:pic>
              </a:graphicData>
            </a:graphic>
          </wp:inline>
        </w:drawing>
      </w:r>
      <w:r>
        <w:rPr>
          <w:noProof/>
          <w:lang w:eastAsia="es-AR"/>
        </w:rPr>
        <w:drawing>
          <wp:inline distT="0" distB="0" distL="0" distR="0">
            <wp:extent cx="2731570" cy="2232000"/>
            <wp:effectExtent l="19050" t="0" r="0"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731570" cy="2232000"/>
                    </a:xfrm>
                    <a:prstGeom prst="rect">
                      <a:avLst/>
                    </a:prstGeom>
                    <a:noFill/>
                    <a:ln w="9525">
                      <a:noFill/>
                      <a:miter lim="800000"/>
                      <a:headEnd/>
                      <a:tailEnd/>
                    </a:ln>
                  </pic:spPr>
                </pic:pic>
              </a:graphicData>
            </a:graphic>
          </wp:inline>
        </w:drawing>
      </w:r>
      <w:r w:rsidR="00CD413F" w:rsidRPr="00CD413F">
        <w:t xml:space="preserve"> </w:t>
      </w:r>
      <w:r w:rsidR="0069512F">
        <w:t xml:space="preserve">Figura </w:t>
      </w:r>
      <w:fldSimple w:instr=" SEQ Figura \* ARABIC ">
        <w:r w:rsidR="00511481">
          <w:rPr>
            <w:noProof/>
          </w:rPr>
          <w:t>10</w:t>
        </w:r>
      </w:fldSimple>
      <w:r w:rsidR="0069512F">
        <w:t xml:space="preserve">) </w:t>
      </w:r>
      <w:r w:rsidR="00CD413F">
        <w:t>Inyección de falla tipo rampa para comparador C63 (NMOS derecha, PMOS izquierda)</w:t>
      </w:r>
      <w:r w:rsidR="00B62301">
        <w:t xml:space="preserve"> nodo NDOUT.</w:t>
      </w:r>
    </w:p>
    <w:p w:rsidR="001E7F1A" w:rsidRPr="001E7F1A" w:rsidRDefault="00495A92" w:rsidP="00065812">
      <w:r>
        <w:t xml:space="preserve">Finalizada la </w:t>
      </w:r>
      <w:r w:rsidR="001E7F1A">
        <w:t>inyección de la perturbación tipo rampa,</w:t>
      </w:r>
      <w:r w:rsidR="000D0D6B">
        <w:t xml:space="preserve"> se</w:t>
      </w:r>
      <w:r w:rsidR="001E7F1A">
        <w:t xml:space="preserve"> observa que el </w:t>
      </w:r>
      <w:proofErr w:type="spellStart"/>
      <w:r w:rsidR="001E7F1A">
        <w:t>drenador</w:t>
      </w:r>
      <w:proofErr w:type="spellEnd"/>
      <w:r w:rsidR="001E7F1A">
        <w:t xml:space="preserve"> del transistor PMOS M12 sigue siendo el punto propenso a producir errores (cambios de estado)</w:t>
      </w:r>
      <w:r w:rsidR="00C71984">
        <w:t xml:space="preserve"> en los 3 comparadores.</w:t>
      </w:r>
    </w:p>
    <w:p w:rsidR="00495A92" w:rsidRDefault="00495A92">
      <w:pPr>
        <w:rPr>
          <w:u w:val="single"/>
        </w:rPr>
      </w:pPr>
      <w:r>
        <w:rPr>
          <w:u w:val="single"/>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6"/>
        <w:gridCol w:w="3221"/>
      </w:tblGrid>
      <w:tr w:rsidR="00FB60A0" w:rsidRPr="00FB60A0" w:rsidTr="00647F7F">
        <w:tc>
          <w:tcPr>
            <w:tcW w:w="5676" w:type="dxa"/>
          </w:tcPr>
          <w:p w:rsidR="00FB60A0" w:rsidRPr="00FB60A0" w:rsidRDefault="00FB60A0" w:rsidP="000C4023">
            <w:pPr>
              <w:rPr>
                <w:u w:val="single"/>
              </w:rPr>
            </w:pPr>
            <w:r>
              <w:rPr>
                <w:u w:val="single"/>
              </w:rPr>
              <w:lastRenderedPageBreak/>
              <w:t>Tabulación</w:t>
            </w:r>
            <w:r w:rsidR="0036569C" w:rsidRPr="0036569C">
              <w:rPr>
                <w:u w:val="single"/>
              </w:rPr>
              <w:t xml:space="preserve"> de datos obtenidos:</w:t>
            </w:r>
            <w:r w:rsidRPr="00FB60A0">
              <w:rPr>
                <w:noProof/>
                <w:u w:val="single"/>
                <w:lang w:eastAsia="es-AR"/>
              </w:rPr>
              <w:drawing>
                <wp:inline distT="0" distB="0" distL="0" distR="0">
                  <wp:extent cx="3433445" cy="2520421"/>
                  <wp:effectExtent l="19050" t="19050" r="14605" b="13229"/>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32871" cy="2520000"/>
                  <wp:effectExtent l="19050" t="19050" r="15179" b="13650"/>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32871" cy="2520000"/>
                  <wp:effectExtent l="19050" t="19050" r="15179" b="1365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pPr>
        <w:pStyle w:val="Epgrafe"/>
      </w:pPr>
      <w:bookmarkStart w:id="3" w:name="_Ref268187946"/>
      <w:r>
        <w:t xml:space="preserve">Figura </w:t>
      </w:r>
      <w:fldSimple w:instr=" SEQ Figura \* ARABIC ">
        <w:r w:rsidR="00511481">
          <w:rPr>
            <w:noProof/>
          </w:rPr>
          <w:t>11</w:t>
        </w:r>
      </w:fldSimple>
      <w:bookmarkEnd w:id="3"/>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800242">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información obtenida de las simulaciones.</w:t>
      </w:r>
    </w:p>
    <w:p w:rsidR="000E6B31" w:rsidRDefault="002C4422" w:rsidP="00BA2BC4">
      <w:pPr>
        <w:jc w:val="center"/>
      </w:pPr>
      <w:r>
        <w:rPr>
          <w:noProof/>
          <w:lang w:eastAsia="es-AR"/>
        </w:rPr>
        <w:drawing>
          <wp:inline distT="0" distB="0" distL="0" distR="0">
            <wp:extent cx="4112743" cy="3240000"/>
            <wp:effectExtent l="19050" t="0" r="2057"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112743" cy="3240000"/>
                    </a:xfrm>
                    <a:prstGeom prst="rect">
                      <a:avLst/>
                    </a:prstGeom>
                    <a:noFill/>
                    <a:ln w="9525">
                      <a:noFill/>
                      <a:miter lim="800000"/>
                      <a:headEnd/>
                      <a:tailEnd/>
                    </a:ln>
                  </pic:spPr>
                </pic:pic>
              </a:graphicData>
            </a:graphic>
          </wp:inline>
        </w:drawing>
      </w:r>
    </w:p>
    <w:p w:rsidR="00800242" w:rsidRDefault="00800242" w:rsidP="00BA2BC4">
      <w:pPr>
        <w:pStyle w:val="Epgrafe"/>
        <w:jc w:val="center"/>
      </w:pPr>
      <w:bookmarkStart w:id="4" w:name="_Ref267303465"/>
      <w:r>
        <w:t xml:space="preserve">Figura </w:t>
      </w:r>
      <w:fldSimple w:instr=" SEQ Figura \* ARABIC ">
        <w:r w:rsidR="00511481">
          <w:rPr>
            <w:noProof/>
          </w:rPr>
          <w:t>12</w:t>
        </w:r>
      </w:fldSimple>
      <w:bookmarkEnd w:id="4"/>
      <w:r>
        <w:t>) Imagen del programa (pestaña de simulación).</w:t>
      </w:r>
    </w:p>
    <w:p w:rsidR="008C34A7" w:rsidRPr="008C34A7" w:rsidRDefault="00DA32DC" w:rsidP="008C34A7">
      <w:r>
        <w:t>El proceso de simulación consta de 4 pasos, detallados a continuación:</w:t>
      </w:r>
      <w:r w:rsidR="007527AC" w:rsidRPr="007527AC">
        <w:rPr>
          <w:noProof/>
          <w:lang w:eastAsia="es-AR"/>
        </w:rPr>
        <w:drawing>
          <wp:inline distT="0" distB="0" distL="0" distR="0">
            <wp:extent cx="5486400" cy="3200400"/>
            <wp:effectExtent l="38100" t="0" r="19050"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Epgrafe"/>
      </w:pPr>
      <w:r>
        <w:t xml:space="preserve">Figura </w:t>
      </w:r>
      <w:fldSimple w:instr=" SEQ Figura \* ARABIC ">
        <w:r w:rsidR="00511481">
          <w:rPr>
            <w:noProof/>
          </w:rPr>
          <w:t>13</w:t>
        </w:r>
      </w:fldSimple>
      <w:r>
        <w:t>) Diagrama de proceso de simulación y análisis de falla.</w:t>
      </w:r>
    </w:p>
    <w:p w:rsidR="00764E0E" w:rsidRDefault="001743A3" w:rsidP="00367B40">
      <w:r>
        <w:lastRenderedPageBreak/>
        <w:t>La funcionalidad que provee el programa</w:t>
      </w:r>
      <w:r w:rsidR="00367B40">
        <w:t xml:space="preserve"> es </w:t>
      </w:r>
      <w:r w:rsidR="00F45DA7">
        <w:t xml:space="preserve">la de </w:t>
      </w:r>
      <w:r w:rsidR="00367B40">
        <w:t xml:space="preserve">comparar las tensiones guardadas en los archivos de salida de la campaña de simulación con las tensiones ingresadas por el usuario en la ventana que se aprecia en </w:t>
      </w:r>
      <w:r w:rsidR="00720101">
        <w:fldChar w:fldCharType="begin"/>
      </w:r>
      <w:r w:rsidR="00367B40">
        <w:instrText xml:space="preserve"> REF _Ref267303465 \h </w:instrText>
      </w:r>
      <w:r w:rsidR="00720101">
        <w:fldChar w:fldCharType="separate"/>
      </w:r>
      <w:r w:rsidR="00367B40">
        <w:t xml:space="preserve">Figura </w:t>
      </w:r>
      <w:r w:rsidR="00367B40">
        <w:rPr>
          <w:noProof/>
        </w:rPr>
        <w:t>11</w:t>
      </w:r>
      <w:r w:rsidR="00720101">
        <w:fldChar w:fldCharType="end"/>
      </w:r>
      <w:r w:rsidR="00367B40">
        <w:t xml:space="preserve"> (podemos ingresarlos en modo analógico o modo digital, </w:t>
      </w:r>
      <w:r>
        <w:t xml:space="preserve">en este </w:t>
      </w:r>
      <w:r w:rsidR="00C3704D">
        <w:t>último</w:t>
      </w:r>
      <w:r>
        <w:t xml:space="preserve">, el programa </w:t>
      </w:r>
      <w:r w:rsidR="00367B40">
        <w:t>considera</w:t>
      </w:r>
      <w:r>
        <w:t xml:space="preserve"> como </w:t>
      </w:r>
      <w:r w:rsidR="00367B40">
        <w:t xml:space="preserve">un 1 lógico </w:t>
      </w:r>
      <w:r>
        <w:t>a un nivel de tensión comprendido entre 2.3 y 3.3 voltios</w:t>
      </w:r>
      <w:r w:rsidR="00C3704D">
        <w:t>;</w:t>
      </w:r>
      <w:r>
        <w:t xml:space="preserve"> </w:t>
      </w:r>
      <w:r w:rsidR="00367B40">
        <w:t xml:space="preserve">y un 0 lógico </w:t>
      </w:r>
      <w:r w:rsidR="00C3704D">
        <w:t>a un nivel de tensión comprendido entre 0 y 1 voltio)</w:t>
      </w:r>
      <w:r w:rsidR="00367B40">
        <w:t xml:space="preserve"> y </w:t>
      </w:r>
      <w:r w:rsidR="00C3704D">
        <w:t>crear una tabla que cuenta con la información del nodo inyectado, el tipo de falla, duración del evento, variación de voltaje, etc.</w:t>
      </w:r>
    </w:p>
    <w:p w:rsidR="00367B40" w:rsidRDefault="00C3704D" w:rsidP="00367B40">
      <w:r>
        <w:t>Un ejemplo de una sección de la tabla que devuelve el programa se puede apreciar en la</w:t>
      </w:r>
      <w:r w:rsidR="00BA2BC4">
        <w:t xml:space="preserve"> </w:t>
      </w:r>
      <w:r w:rsidR="00720101">
        <w:fldChar w:fldCharType="begin"/>
      </w:r>
      <w:r w:rsidR="00BA2BC4">
        <w:instrText xml:space="preserve"> REF _Ref268163484 \h </w:instrText>
      </w:r>
      <w:r w:rsidR="00720101">
        <w:fldChar w:fldCharType="separate"/>
      </w:r>
      <w:r w:rsidR="00F45DA7">
        <w:t xml:space="preserve">Figura </w:t>
      </w:r>
      <w:r w:rsidR="00F45DA7">
        <w:rPr>
          <w:noProof/>
        </w:rPr>
        <w:t>14</w:t>
      </w:r>
      <w:r w:rsidR="00720101">
        <w:fldChar w:fldCharType="end"/>
      </w:r>
      <w:r w:rsidR="00764E0E">
        <w:t>, a continuación</w:t>
      </w:r>
      <w:r>
        <w:t>.</w:t>
      </w:r>
    </w:p>
    <w:p w:rsidR="004D31B2" w:rsidRDefault="005459E0" w:rsidP="004D31B2">
      <w:pPr>
        <w:pStyle w:val="NormalWeb"/>
        <w:keepNext/>
        <w:spacing w:before="0" w:beforeAutospacing="0" w:after="0" w:afterAutospacing="0"/>
      </w:pPr>
      <w:r>
        <w:rPr>
          <w:noProof/>
        </w:rPr>
        <w:drawing>
          <wp:inline distT="0" distB="0" distL="0" distR="0">
            <wp:extent cx="5907149" cy="1115960"/>
            <wp:effectExtent l="19050" t="0" r="0" b="0"/>
            <wp:docPr id="11" name="Picture 11" descr="C:\Users\fjferre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jferre1\AppData\Local\Temp\msohtmlclip1\01\clip_image001.png"/>
                    <pic:cNvPicPr>
                      <a:picLocks noChangeAspect="1" noChangeArrowheads="1"/>
                    </pic:cNvPicPr>
                  </pic:nvPicPr>
                  <pic:blipFill>
                    <a:blip r:embed="rId46" cstate="print"/>
                    <a:srcRect/>
                    <a:stretch>
                      <a:fillRect/>
                    </a:stretch>
                  </pic:blipFill>
                  <pic:spPr bwMode="auto">
                    <a:xfrm>
                      <a:off x="0" y="0"/>
                      <a:ext cx="5916160" cy="1117662"/>
                    </a:xfrm>
                    <a:prstGeom prst="rect">
                      <a:avLst/>
                    </a:prstGeom>
                    <a:noFill/>
                    <a:ln w="9525">
                      <a:noFill/>
                      <a:miter lim="800000"/>
                      <a:headEnd/>
                      <a:tailEnd/>
                    </a:ln>
                  </pic:spPr>
                </pic:pic>
              </a:graphicData>
            </a:graphic>
          </wp:inline>
        </w:drawing>
      </w:r>
    </w:p>
    <w:p w:rsidR="00BA2BC4" w:rsidRDefault="00BA2BC4" w:rsidP="00BA2BC4">
      <w:pPr>
        <w:pStyle w:val="Epgrafe"/>
      </w:pPr>
      <w:bookmarkStart w:id="5" w:name="_Ref268163484"/>
      <w:r>
        <w:t xml:space="preserve">Figura </w:t>
      </w:r>
      <w:fldSimple w:instr=" SEQ Figura \* ARABIC ">
        <w:r w:rsidR="00511481">
          <w:rPr>
            <w:noProof/>
          </w:rPr>
          <w:t>14</w:t>
        </w:r>
      </w:fldSimple>
      <w:bookmarkEnd w:id="5"/>
      <w:r>
        <w:t xml:space="preserve">) </w:t>
      </w:r>
      <w:r w:rsidRPr="007D0C5A">
        <w:t>Tabla obtenida como resultado del análisis del programa</w:t>
      </w:r>
      <w:r>
        <w:t>.</w:t>
      </w:r>
    </w:p>
    <w:p w:rsidR="004D31B2" w:rsidRDefault="004D31B2" w:rsidP="00367B40">
      <w:r>
        <w:t xml:space="preserve">Con una tabla de más de 56.000 filas de datos y la ayuda de </w:t>
      </w:r>
      <w:r w:rsidR="00BA2BC4">
        <w:t>un</w:t>
      </w:r>
      <w:r>
        <w:t xml:space="preserve"> procesador de hojas de cálculo</w:t>
      </w:r>
      <w:r w:rsidR="00764E0E">
        <w:t>,</w:t>
      </w:r>
      <w:r>
        <w:t xml:space="preserve"> se realizaron los análisis pertinentes a la campaña de inyección realizada</w:t>
      </w:r>
      <w:r w:rsidR="00F45DA7">
        <w:t>,</w:t>
      </w:r>
      <w:r w:rsidR="00764E0E">
        <w:t xml:space="preserve"> generando tablas y gráficos estadísticos de los datos recopilados</w:t>
      </w:r>
      <w:r>
        <w:t>.</w:t>
      </w:r>
      <w:r w:rsidR="00764E0E">
        <w:t xml:space="preserve"> </w:t>
      </w:r>
      <w:r>
        <w:t xml:space="preserve">A continuación se presentan alguno de </w:t>
      </w:r>
      <w:r w:rsidR="00764E0E">
        <w:t>é</w:t>
      </w:r>
      <w:r>
        <w:t>stos análisis.</w:t>
      </w:r>
    </w:p>
    <w:p w:rsidR="00513A0C" w:rsidRPr="009B3420" w:rsidRDefault="009B3420" w:rsidP="00367B40">
      <w:pPr>
        <w:rPr>
          <w:i/>
          <w:u w:val="single"/>
        </w:rPr>
      </w:pPr>
      <w:r w:rsidRPr="009B3420">
        <w:rPr>
          <w:i/>
          <w:u w:val="single"/>
        </w:rPr>
        <w:t>C</w:t>
      </w:r>
      <w:r w:rsidR="00513A0C" w:rsidRPr="009B3420">
        <w:rPr>
          <w:i/>
          <w:u w:val="single"/>
        </w:rPr>
        <w:t>antidad de errores totales discrimina</w:t>
      </w:r>
      <w:r w:rsidR="00764E0E">
        <w:rPr>
          <w:i/>
          <w:u w:val="single"/>
        </w:rPr>
        <w:t>n</w:t>
      </w:r>
      <w:r w:rsidR="00513A0C" w:rsidRPr="009B3420">
        <w:rPr>
          <w:i/>
          <w:u w:val="single"/>
        </w:rPr>
        <w:t>do tipo</w:t>
      </w:r>
      <w:r w:rsidR="00764E0E">
        <w:rPr>
          <w:i/>
          <w:u w:val="single"/>
        </w:rPr>
        <w:t>s</w:t>
      </w:r>
      <w:r w:rsidR="00513A0C" w:rsidRPr="009B3420">
        <w:rPr>
          <w:i/>
          <w:u w:val="single"/>
        </w:rPr>
        <w:t xml:space="preserve"> de falla</w:t>
      </w:r>
      <w:r w:rsidR="00BA2BC4" w:rsidRPr="009B3420">
        <w:rPr>
          <w:i/>
          <w:u w:val="single"/>
        </w:rPr>
        <w:t>:</w:t>
      </w:r>
    </w:p>
    <w:tbl>
      <w:tblPr>
        <w:tblW w:w="5576" w:type="dxa"/>
        <w:jc w:val="center"/>
        <w:tblInd w:w="108" w:type="dxa"/>
        <w:tblLook w:val="04A0"/>
      </w:tblPr>
      <w:tblGrid>
        <w:gridCol w:w="2289"/>
        <w:gridCol w:w="951"/>
        <w:gridCol w:w="1168"/>
        <w:gridCol w:w="1168"/>
      </w:tblGrid>
      <w:tr w:rsidR="00513A0C" w:rsidRPr="00513A0C" w:rsidTr="00BA2BC4">
        <w:trPr>
          <w:trHeight w:val="315"/>
          <w:jc w:val="center"/>
        </w:trPr>
        <w:tc>
          <w:tcPr>
            <w:tcW w:w="5576" w:type="dxa"/>
            <w:gridSpan w:val="4"/>
            <w:tcBorders>
              <w:top w:val="nil"/>
              <w:left w:val="nil"/>
              <w:right w:val="nil"/>
            </w:tcBorders>
            <w:shd w:val="clear" w:color="auto" w:fill="auto"/>
            <w:noWrap/>
            <w:vAlign w:val="bottom"/>
            <w:hideMark/>
          </w:tcPr>
          <w:p w:rsidR="00513A0C" w:rsidRPr="00513A0C" w:rsidRDefault="00513A0C" w:rsidP="00513A0C">
            <w:pPr>
              <w:spacing w:after="0" w:line="240" w:lineRule="auto"/>
              <w:jc w:val="center"/>
              <w:rPr>
                <w:rFonts w:ascii="Calibri" w:eastAsia="Times New Roman" w:hAnsi="Calibri" w:cs="Calibri"/>
                <w:b/>
                <w:bCs/>
                <w:color w:val="1F497D"/>
              </w:rPr>
            </w:pPr>
          </w:p>
        </w:tc>
      </w:tr>
      <w:tr w:rsidR="00513A0C" w:rsidRPr="00BA2BC4" w:rsidTr="00BA2BC4">
        <w:trPr>
          <w:trHeight w:val="300"/>
          <w:jc w:val="center"/>
        </w:trPr>
        <w:tc>
          <w:tcPr>
            <w:tcW w:w="2289" w:type="dxa"/>
            <w:tcBorders>
              <w:top w:val="nil"/>
              <w:left w:val="nil"/>
              <w:bottom w:val="single" w:sz="4" w:space="0" w:color="auto"/>
              <w:right w:val="single" w:sz="4" w:space="0" w:color="auto"/>
            </w:tcBorders>
            <w:shd w:val="clear" w:color="000000" w:fill="DBEEF3"/>
            <w:noWrap/>
            <w:vAlign w:val="bottom"/>
            <w:hideMark/>
          </w:tcPr>
          <w:p w:rsidR="00513A0C" w:rsidRPr="00BA2BC4" w:rsidRDefault="00513A0C" w:rsidP="00513A0C">
            <w:pPr>
              <w:spacing w:after="0" w:line="240" w:lineRule="auto"/>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Tipo</w:t>
            </w:r>
            <w:proofErr w:type="spellEnd"/>
            <w:r w:rsidRPr="00BA2BC4">
              <w:rPr>
                <w:rFonts w:ascii="Calibri" w:eastAsia="Times New Roman" w:hAnsi="Calibri" w:cs="Calibri"/>
                <w:b/>
                <w:color w:val="000000"/>
                <w:lang w:val="en-US"/>
              </w:rPr>
              <w:t xml:space="preserve"> de </w:t>
            </w:r>
            <w:proofErr w:type="spellStart"/>
            <w:r w:rsidRPr="00BA2BC4">
              <w:rPr>
                <w:rFonts w:ascii="Calibri" w:eastAsia="Times New Roman" w:hAnsi="Calibri" w:cs="Calibri"/>
                <w:b/>
                <w:color w:val="000000"/>
                <w:lang w:val="en-US"/>
              </w:rPr>
              <w:t>falla</w:t>
            </w:r>
            <w:proofErr w:type="spellEnd"/>
          </w:p>
        </w:tc>
        <w:tc>
          <w:tcPr>
            <w:tcW w:w="951" w:type="dxa"/>
            <w:tcBorders>
              <w:top w:val="nil"/>
              <w:left w:val="single" w:sz="4" w:space="0" w:color="auto"/>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Error</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Éxito</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Total</w:t>
            </w:r>
          </w:p>
        </w:tc>
      </w:tr>
      <w:tr w:rsidR="00513A0C" w:rsidRPr="00513A0C" w:rsidTr="00BA2BC4">
        <w:trPr>
          <w:trHeight w:val="300"/>
          <w:jc w:val="center"/>
        </w:trPr>
        <w:tc>
          <w:tcPr>
            <w:tcW w:w="2289" w:type="dxa"/>
            <w:tcBorders>
              <w:top w:val="single" w:sz="4" w:space="0" w:color="auto"/>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Rampa</w:t>
            </w:r>
            <w:proofErr w:type="spellEnd"/>
          </w:p>
        </w:tc>
        <w:tc>
          <w:tcPr>
            <w:tcW w:w="951" w:type="dxa"/>
            <w:tcBorders>
              <w:top w:val="single" w:sz="4" w:space="0" w:color="auto"/>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1991</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26233</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r w:rsidR="00513A0C" w:rsidRPr="00513A0C" w:rsidTr="00BA2BC4">
        <w:trPr>
          <w:trHeight w:val="300"/>
          <w:jc w:val="center"/>
        </w:trPr>
        <w:tc>
          <w:tcPr>
            <w:tcW w:w="2289" w:type="dxa"/>
            <w:tcBorders>
              <w:top w:val="nil"/>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Exponencial</w:t>
            </w:r>
            <w:proofErr w:type="spellEnd"/>
          </w:p>
        </w:tc>
        <w:tc>
          <w:tcPr>
            <w:tcW w:w="951" w:type="dxa"/>
            <w:tcBorders>
              <w:top w:val="nil"/>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206</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26231</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bl>
    <w:p w:rsidR="00BA2BC4" w:rsidRDefault="00BA2BC4" w:rsidP="00BA2BC4">
      <w:pPr>
        <w:pStyle w:val="Epgrafe"/>
        <w:keepNext/>
        <w:jc w:val="center"/>
      </w:pPr>
      <w:r>
        <w:t xml:space="preserve">Tabla </w:t>
      </w:r>
      <w:fldSimple w:instr=" SEQ Tabla \* ARABIC ">
        <w:r w:rsidR="00E36EBD">
          <w:rPr>
            <w:noProof/>
          </w:rPr>
          <w:t>2</w:t>
        </w:r>
      </w:fldSimple>
      <w:r>
        <w:t>)</w:t>
      </w:r>
      <w:r w:rsidR="004B47B5">
        <w:t xml:space="preserve"> Tabla de p</w:t>
      </w:r>
      <w:r w:rsidRPr="003F1A40">
        <w:t>orcentaje</w:t>
      </w:r>
      <w:r w:rsidR="004B47B5">
        <w:t>s</w:t>
      </w:r>
      <w:r w:rsidRPr="003F1A40">
        <w:t xml:space="preserve"> de errores según tipo de falla</w:t>
      </w:r>
      <w:r>
        <w:t>.</w:t>
      </w:r>
    </w:p>
    <w:p w:rsidR="00BA2BC4" w:rsidRDefault="00513A0C" w:rsidP="00BA2BC4">
      <w:pPr>
        <w:pStyle w:val="Epgrafe"/>
        <w:jc w:val="center"/>
      </w:pPr>
      <w:r>
        <w:rPr>
          <w:noProof/>
          <w:lang w:eastAsia="es-AR"/>
        </w:rPr>
        <w:drawing>
          <wp:inline distT="0" distB="0" distL="0" distR="0">
            <wp:extent cx="2416451" cy="1619249"/>
            <wp:effectExtent l="19050" t="0" r="2899" b="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eastAsia="es-AR"/>
        </w:rPr>
        <w:drawing>
          <wp:inline distT="0" distB="0" distL="0" distR="0">
            <wp:extent cx="2368414" cy="1638300"/>
            <wp:effectExtent l="1905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13A0C" w:rsidRDefault="00BA2BC4" w:rsidP="00BA2BC4">
      <w:pPr>
        <w:pStyle w:val="Epgrafe"/>
        <w:jc w:val="center"/>
      </w:pPr>
      <w:r>
        <w:t xml:space="preserve">Figura </w:t>
      </w:r>
      <w:fldSimple w:instr=" SEQ Figura \* ARABIC ">
        <w:r w:rsidR="00511481">
          <w:rPr>
            <w:noProof/>
          </w:rPr>
          <w:t>15</w:t>
        </w:r>
      </w:fldSimple>
      <w:r>
        <w:t xml:space="preserve">) </w:t>
      </w:r>
      <w:r w:rsidRPr="00221AB5">
        <w:t>Porcentaje de errores según tipo de falla</w:t>
      </w:r>
      <w:r>
        <w:t>.</w:t>
      </w:r>
    </w:p>
    <w:p w:rsidR="000B7105" w:rsidRDefault="00764E0E">
      <w:r>
        <w:t xml:space="preserve">A partir de estos gráficos </w:t>
      </w:r>
      <w:r w:rsidR="00F45DA7">
        <w:t>de torta</w:t>
      </w:r>
      <w:r>
        <w:t>, apreciamos que la inyección de la falla tipo rampa genera mayor cantidad de errores de salida en el conversor</w:t>
      </w:r>
      <w:r w:rsidR="00940539">
        <w:t xml:space="preserve">. Como se mencionó anteriormente, este modelo de falla posee un inicio y fin de perturbación bien definido, a diferencia del modelo </w:t>
      </w:r>
      <w:r w:rsidR="00940539">
        <w:lastRenderedPageBreak/>
        <w:t>exponencial, cuya duración no posee un fin exacto. Sin embargo, en este tiempo, la falla tipo rampa genera una mayor perturbación en el equilibrio de corrientes del nodo afectado, permitiendo así que la falla se prolongue por la lógica decodificadora llegando a los bits de salida.</w:t>
      </w:r>
    </w:p>
    <w:p w:rsidR="008556F0" w:rsidRPr="009B3420" w:rsidRDefault="00BA2BC4" w:rsidP="008556F0">
      <w:pPr>
        <w:rPr>
          <w:i/>
          <w:u w:val="single"/>
        </w:rPr>
      </w:pPr>
      <w:r w:rsidRPr="009B3420">
        <w:rPr>
          <w:i/>
          <w:u w:val="single"/>
        </w:rPr>
        <w:t>C</w:t>
      </w:r>
      <w:r w:rsidR="008556F0" w:rsidRPr="009B3420">
        <w:rPr>
          <w:i/>
          <w:u w:val="single"/>
        </w:rPr>
        <w:t xml:space="preserve">antidad de errores encontrados en función de la tensión de entrada </w:t>
      </w:r>
      <w:r w:rsidR="009B3420" w:rsidRPr="009B3420">
        <w:rPr>
          <w:i/>
          <w:u w:val="single"/>
        </w:rPr>
        <w:t xml:space="preserve">y </w:t>
      </w:r>
      <w:r w:rsidRPr="009B3420">
        <w:rPr>
          <w:i/>
          <w:u w:val="single"/>
        </w:rPr>
        <w:t>tipo de falla:</w:t>
      </w:r>
    </w:p>
    <w:p w:rsidR="000B7105" w:rsidRDefault="000B7105" w:rsidP="009B3420">
      <w:pPr>
        <w:spacing w:after="0" w:line="240" w:lineRule="auto"/>
        <w:rPr>
          <w:rFonts w:ascii="Calibri" w:eastAsia="Times New Roman" w:hAnsi="Calibri" w:cs="Calibri"/>
          <w:bCs/>
          <w:i/>
          <w:color w:val="1F497D"/>
          <w:sz w:val="12"/>
          <w:szCs w:val="12"/>
          <w:u w:val="single"/>
        </w:rPr>
      </w:pPr>
    </w:p>
    <w:p w:rsidR="009B3420" w:rsidRPr="00940539" w:rsidRDefault="009B3420" w:rsidP="009B3420">
      <w:pPr>
        <w:spacing w:after="0" w:line="240" w:lineRule="auto"/>
        <w:jc w:val="center"/>
        <w:rPr>
          <w:rFonts w:ascii="Calibri" w:eastAsia="Times New Roman" w:hAnsi="Calibri" w:cs="Calibri"/>
          <w:bCs/>
          <w:color w:val="1F497D"/>
          <w:sz w:val="12"/>
          <w:szCs w:val="12"/>
        </w:rPr>
      </w:pPr>
      <w:r w:rsidRPr="00940539">
        <w:rPr>
          <w:rFonts w:ascii="Calibri" w:eastAsia="Times New Roman" w:hAnsi="Calibri" w:cs="Calibri"/>
          <w:bCs/>
          <w:noProof/>
          <w:color w:val="1F497D"/>
          <w:sz w:val="12"/>
          <w:szCs w:val="12"/>
          <w:lang w:eastAsia="es-AR"/>
        </w:rPr>
        <w:drawing>
          <wp:inline distT="0" distB="0" distL="0" distR="0">
            <wp:extent cx="1758136" cy="50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l="1721" b="17494"/>
                    <a:stretch>
                      <a:fillRect/>
                    </a:stretch>
                  </pic:blipFill>
                  <pic:spPr bwMode="auto">
                    <a:xfrm>
                      <a:off x="0" y="0"/>
                      <a:ext cx="1758136" cy="5040000"/>
                    </a:xfrm>
                    <a:prstGeom prst="rect">
                      <a:avLst/>
                    </a:prstGeom>
                    <a:noFill/>
                    <a:ln w="9525">
                      <a:noFill/>
                      <a:miter lim="800000"/>
                      <a:headEnd/>
                      <a:tailEnd/>
                    </a:ln>
                  </pic:spPr>
                </pic:pic>
              </a:graphicData>
            </a:graphic>
          </wp:inline>
        </w:drawing>
      </w:r>
      <w:r w:rsidRPr="00940539">
        <w:rPr>
          <w:rFonts w:ascii="Calibri" w:eastAsia="Times New Roman" w:hAnsi="Calibri" w:cs="Calibri"/>
          <w:bCs/>
          <w:noProof/>
          <w:color w:val="1F497D"/>
          <w:sz w:val="12"/>
          <w:szCs w:val="12"/>
          <w:lang w:eastAsia="es-AR"/>
        </w:rPr>
        <w:drawing>
          <wp:inline distT="0" distB="0" distL="0" distR="0">
            <wp:extent cx="1698968" cy="5040000"/>
            <wp:effectExtent l="1905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t="2844"/>
                    <a:stretch>
                      <a:fillRect/>
                    </a:stretch>
                  </pic:blipFill>
                  <pic:spPr bwMode="auto">
                    <a:xfrm>
                      <a:off x="0" y="0"/>
                      <a:ext cx="1698968" cy="5040000"/>
                    </a:xfrm>
                    <a:prstGeom prst="rect">
                      <a:avLst/>
                    </a:prstGeom>
                    <a:noFill/>
                    <a:ln w="9525">
                      <a:noFill/>
                      <a:miter lim="800000"/>
                      <a:headEnd/>
                      <a:tailEnd/>
                    </a:ln>
                  </pic:spPr>
                </pic:pic>
              </a:graphicData>
            </a:graphic>
          </wp:inline>
        </w:drawing>
      </w:r>
    </w:p>
    <w:p w:rsidR="009B3420" w:rsidRDefault="009B3420" w:rsidP="009B3420">
      <w:pPr>
        <w:spacing w:after="0" w:line="240" w:lineRule="auto"/>
        <w:jc w:val="center"/>
        <w:rPr>
          <w:rFonts w:ascii="Calibri" w:eastAsia="Times New Roman" w:hAnsi="Calibri" w:cs="Calibri"/>
          <w:bCs/>
          <w:i/>
          <w:color w:val="1F497D"/>
          <w:sz w:val="12"/>
          <w:szCs w:val="12"/>
          <w:u w:val="single"/>
        </w:rPr>
      </w:pPr>
    </w:p>
    <w:p w:rsidR="009B3420" w:rsidRDefault="009B3420" w:rsidP="009B3420">
      <w:pPr>
        <w:pStyle w:val="Epgrafe"/>
        <w:jc w:val="center"/>
      </w:pPr>
      <w:bookmarkStart w:id="6" w:name="_Ref268175774"/>
      <w:r>
        <w:t xml:space="preserve">Tabla </w:t>
      </w:r>
      <w:fldSimple w:instr=" SEQ Tabla \* ARABIC ">
        <w:r w:rsidR="00E36EBD">
          <w:rPr>
            <w:noProof/>
          </w:rPr>
          <w:t>3</w:t>
        </w:r>
      </w:fldSimple>
      <w:bookmarkEnd w:id="6"/>
      <w:r>
        <w:t xml:space="preserve">) </w:t>
      </w:r>
      <w:r w:rsidR="004B47B5">
        <w:t>Tabla de f</w:t>
      </w:r>
      <w:r>
        <w:t>alla</w:t>
      </w:r>
      <w:r w:rsidR="004B47B5">
        <w:t>s</w:t>
      </w:r>
      <w:r>
        <w:t xml:space="preserve"> según nivel de tensión de entrada.</w:t>
      </w:r>
    </w:p>
    <w:p w:rsidR="00940539" w:rsidRDefault="00940539" w:rsidP="00940539">
      <w:r>
        <w:t xml:space="preserve">En la </w:t>
      </w:r>
      <w:r w:rsidR="00720101">
        <w:fldChar w:fldCharType="begin"/>
      </w:r>
      <w:r>
        <w:instrText xml:space="preserve"> REF _Ref268175774 \h </w:instrText>
      </w:r>
      <w:r w:rsidR="00720101">
        <w:fldChar w:fldCharType="separate"/>
      </w:r>
      <w:r>
        <w:t xml:space="preserve">Tabla </w:t>
      </w:r>
      <w:r>
        <w:rPr>
          <w:noProof/>
        </w:rPr>
        <w:t>3</w:t>
      </w:r>
      <w:r w:rsidR="00720101">
        <w:fldChar w:fldCharType="end"/>
      </w:r>
      <w:r>
        <w:t xml:space="preserve"> se puede observar una clara diferencia entre los errores producidos entre ambos tipos de fallas. Para los dos casos, con el aumento progresivo de la tensión de entrada se genera un amento de la cantidad de errores observados en la salida del conversor. </w:t>
      </w:r>
      <w:r w:rsidR="00CF33A3">
        <w:t>En el caso tipo exponencial, el aumento generado es lento y de pocas variaciones, a comparación de los errores producidos en el caso tipo rampa que aumentan progresivamente y con variaciones entre cada nivel de tensión.</w:t>
      </w:r>
    </w:p>
    <w:p w:rsidR="00F259B1" w:rsidRDefault="00F259B1" w:rsidP="00F259B1">
      <w:pPr>
        <w:pStyle w:val="Epgrafe"/>
        <w:jc w:val="center"/>
      </w:pPr>
      <w:r w:rsidRPr="00F259B1">
        <w:rPr>
          <w:noProof/>
          <w:lang w:eastAsia="es-AR"/>
        </w:rPr>
        <w:lastRenderedPageBreak/>
        <w:drawing>
          <wp:inline distT="0" distB="0" distL="0" distR="0">
            <wp:extent cx="4955721" cy="2932339"/>
            <wp:effectExtent l="0" t="0" r="0" b="0"/>
            <wp:docPr id="2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59B1" w:rsidRDefault="00F259B1" w:rsidP="00F259B1">
      <w:pPr>
        <w:pStyle w:val="Epgrafe"/>
        <w:jc w:val="center"/>
      </w:pPr>
      <w:r>
        <w:t xml:space="preserve">Figura </w:t>
      </w:r>
      <w:fldSimple w:instr=" SEQ Figura \* ARABIC ">
        <w:r w:rsidR="00511481">
          <w:rPr>
            <w:noProof/>
          </w:rPr>
          <w:t>16</w:t>
        </w:r>
      </w:fldSimple>
      <w:r>
        <w:t>) Gráfica de dispersión, cantidad de errores según tensión de entrada (falla rampa).</w:t>
      </w:r>
    </w:p>
    <w:p w:rsidR="00F259B1" w:rsidRDefault="00F259B1" w:rsidP="00F259B1">
      <w:pPr>
        <w:jc w:val="center"/>
      </w:pPr>
      <w:r w:rsidRPr="00F259B1">
        <w:rPr>
          <w:noProof/>
          <w:lang w:eastAsia="es-AR"/>
        </w:rPr>
        <w:drawing>
          <wp:inline distT="0" distB="0" distL="0" distR="0">
            <wp:extent cx="4972050" cy="2971800"/>
            <wp:effectExtent l="0" t="0" r="0" b="0"/>
            <wp:docPr id="2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B47B5" w:rsidRDefault="00F259B1" w:rsidP="004B47B5">
      <w:pPr>
        <w:pStyle w:val="Epgrafe"/>
        <w:jc w:val="center"/>
      </w:pPr>
      <w:r>
        <w:t xml:space="preserve">Figura </w:t>
      </w:r>
      <w:fldSimple w:instr=" SEQ Figura \* ARABIC ">
        <w:r w:rsidR="00511481">
          <w:rPr>
            <w:noProof/>
          </w:rPr>
          <w:t>17</w:t>
        </w:r>
      </w:fldSimple>
      <w:r>
        <w:t>) Gráfica de dispersión, cantidad de errores según tensión de entrada (falla exponencial).</w:t>
      </w:r>
    </w:p>
    <w:p w:rsidR="009F1260" w:rsidRPr="00940539" w:rsidRDefault="009F1260" w:rsidP="009F1260">
      <w:r>
        <w:t>Este tipo de resultados se apreció en los análisis realizados de manera manual (</w:t>
      </w:r>
      <w:r w:rsidR="00720101">
        <w:fldChar w:fldCharType="begin"/>
      </w:r>
      <w:r>
        <w:instrText xml:space="preserve"> REF _Ref268187943 \h </w:instrText>
      </w:r>
      <w:r w:rsidR="00720101">
        <w:fldChar w:fldCharType="separate"/>
      </w:r>
      <w:r>
        <w:t xml:space="preserve">Figura </w:t>
      </w:r>
      <w:r>
        <w:rPr>
          <w:noProof/>
        </w:rPr>
        <w:t>8</w:t>
      </w:r>
      <w:r w:rsidR="00720101">
        <w:fldChar w:fldCharType="end"/>
      </w:r>
      <w:r>
        <w:t xml:space="preserve"> y </w:t>
      </w:r>
      <w:r w:rsidR="00720101">
        <w:fldChar w:fldCharType="begin"/>
      </w:r>
      <w:r>
        <w:instrText xml:space="preserve"> REF _Ref268187946 \h </w:instrText>
      </w:r>
      <w:r w:rsidR="00720101">
        <w:fldChar w:fldCharType="separate"/>
      </w:r>
      <w:r>
        <w:t xml:space="preserve">Figura </w:t>
      </w:r>
      <w:r>
        <w:rPr>
          <w:noProof/>
        </w:rPr>
        <w:t>11</w:t>
      </w:r>
      <w:r w:rsidR="00720101">
        <w:fldChar w:fldCharType="end"/>
      </w:r>
      <w:r>
        <w:t>), en donde los únicos momentos en que se producían los fallos en el transistor M12 (correspondiente al nodo NDOUT_P) era cuando la tensión de entrada era superior a la tensión de referencia, lo que nos daba una salida del comparador igual a CERO, o sea, cuando el transistor M12 se encontraba cortado.</w:t>
      </w:r>
    </w:p>
    <w:p w:rsidR="004B47B5" w:rsidRDefault="004B47B5" w:rsidP="000C4023">
      <w:pPr>
        <w:rPr>
          <w:i/>
          <w:u w:val="single"/>
        </w:rPr>
      </w:pPr>
      <w:r>
        <w:br w:type="page"/>
      </w:r>
      <w:r w:rsidRPr="004B47B5">
        <w:rPr>
          <w:i/>
          <w:u w:val="single"/>
        </w:rPr>
        <w:lastRenderedPageBreak/>
        <w:t>C</w:t>
      </w:r>
      <w:r w:rsidR="000C4023" w:rsidRPr="004B47B5">
        <w:rPr>
          <w:i/>
          <w:u w:val="single"/>
        </w:rPr>
        <w:t xml:space="preserve">antidad de errores según </w:t>
      </w:r>
      <w:r w:rsidRPr="004B47B5">
        <w:rPr>
          <w:i/>
          <w:u w:val="single"/>
        </w:rPr>
        <w:t>nodo de inyección:</w:t>
      </w:r>
    </w:p>
    <w:p w:rsidR="000C4023" w:rsidRDefault="004B47B5" w:rsidP="004B47B5">
      <w:pPr>
        <w:jc w:val="center"/>
      </w:pPr>
      <w:r w:rsidRPr="004B47B5">
        <w:rPr>
          <w:noProof/>
          <w:lang w:eastAsia="es-AR"/>
        </w:rPr>
        <w:drawing>
          <wp:inline distT="0" distB="0" distL="0" distR="0">
            <wp:extent cx="2119850" cy="1530279"/>
            <wp:effectExtent l="19050" t="0" r="0"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2121809" cy="1531693"/>
                    </a:xfrm>
                    <a:prstGeom prst="rect">
                      <a:avLst/>
                    </a:prstGeom>
                    <a:noFill/>
                    <a:ln w="9525">
                      <a:noFill/>
                      <a:miter lim="800000"/>
                      <a:headEnd/>
                      <a:tailEnd/>
                    </a:ln>
                  </pic:spPr>
                </pic:pic>
              </a:graphicData>
            </a:graphic>
          </wp:inline>
        </w:drawing>
      </w:r>
    </w:p>
    <w:p w:rsidR="004B47B5" w:rsidRDefault="004B47B5" w:rsidP="004B47B5">
      <w:pPr>
        <w:pStyle w:val="Epgrafe"/>
        <w:jc w:val="center"/>
      </w:pPr>
      <w:bookmarkStart w:id="7" w:name="_Ref268188299"/>
      <w:r>
        <w:t xml:space="preserve">Tabla </w:t>
      </w:r>
      <w:fldSimple w:instr=" SEQ Tabla \* ARABIC ">
        <w:r w:rsidR="00E36EBD">
          <w:rPr>
            <w:noProof/>
          </w:rPr>
          <w:t>4</w:t>
        </w:r>
      </w:fldSimple>
      <w:bookmarkEnd w:id="7"/>
      <w:r>
        <w:t>) Tabla de fallas según nodo de inyección.</w:t>
      </w:r>
    </w:p>
    <w:p w:rsidR="00411A50" w:rsidRDefault="009F1260">
      <w:r>
        <w:t xml:space="preserve">De la </w:t>
      </w:r>
      <w:r w:rsidR="00720101">
        <w:fldChar w:fldCharType="begin"/>
      </w:r>
      <w:r>
        <w:instrText xml:space="preserve"> REF _Ref268188299 \h </w:instrText>
      </w:r>
      <w:r w:rsidR="00720101">
        <w:fldChar w:fldCharType="separate"/>
      </w:r>
      <w:r>
        <w:t xml:space="preserve">Tabla </w:t>
      </w:r>
      <w:r>
        <w:rPr>
          <w:noProof/>
        </w:rPr>
        <w:t>4</w:t>
      </w:r>
      <w:r w:rsidR="00720101">
        <w:fldChar w:fldCharType="end"/>
      </w:r>
      <w:r>
        <w:t xml:space="preserve">, </w:t>
      </w:r>
      <w:r w:rsidR="0096493B">
        <w:t>se percibe</w:t>
      </w:r>
      <w:r>
        <w:t xml:space="preserve"> que el nodo NDOUT_P (transistor M12</w:t>
      </w:r>
      <w:r w:rsidR="0096493B">
        <w:t xml:space="preserve"> de cada comparador</w:t>
      </w:r>
      <w:r>
        <w:t>) es el nodo sensible del circuito. Este nodo fue el único que generó fallos en la etapa de simulación manual realizada anteriormente.</w:t>
      </w:r>
    </w:p>
    <w:p w:rsidR="000C4023" w:rsidRDefault="000C4023" w:rsidP="000C4023">
      <w:pPr>
        <w:spacing w:before="360" w:after="360"/>
        <w:jc w:val="center"/>
      </w:pPr>
      <w:r w:rsidRPr="000C4023">
        <w:rPr>
          <w:noProof/>
          <w:lang w:eastAsia="es-AR"/>
        </w:rPr>
        <w:drawing>
          <wp:inline distT="0" distB="0" distL="0" distR="0">
            <wp:extent cx="4211044" cy="2719346"/>
            <wp:effectExtent l="19050" t="0" r="0" b="0"/>
            <wp:docPr id="1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B47B5" w:rsidRDefault="004B47B5" w:rsidP="004B47B5">
      <w:pPr>
        <w:pStyle w:val="Epgrafe"/>
        <w:jc w:val="center"/>
      </w:pPr>
      <w:r>
        <w:t xml:space="preserve">Figura </w:t>
      </w:r>
      <w:fldSimple w:instr=" SEQ Figura \* ARABIC ">
        <w:r w:rsidR="00511481">
          <w:rPr>
            <w:noProof/>
          </w:rPr>
          <w:t>18</w:t>
        </w:r>
      </w:fldSimple>
      <w:r>
        <w:t>) Grafica de barras de errores por nodos de inyección.</w:t>
      </w:r>
    </w:p>
    <w:p w:rsidR="00000000" w:rsidRDefault="009F1260">
      <w:r>
        <w:t xml:space="preserve">El nodo NDNEG_P (transistor M3) es el menos sensible del circuito, </w:t>
      </w:r>
      <w:r w:rsidR="006729D1">
        <w:t>como se puede apreciar,</w:t>
      </w:r>
      <w:r>
        <w:t xml:space="preserve"> </w:t>
      </w:r>
      <w:proofErr w:type="gramStart"/>
      <w:r>
        <w:t>genero</w:t>
      </w:r>
      <w:proofErr w:type="gramEnd"/>
      <w:r>
        <w:t xml:space="preserve"> la meno</w:t>
      </w:r>
      <w:r w:rsidR="0096493B">
        <w:t>r</w:t>
      </w:r>
      <w:r>
        <w:t xml:space="preserve"> cantidad de fallas al ser inyectad</w:t>
      </w:r>
      <w:r w:rsidR="006729D1">
        <w:t>a</w:t>
      </w:r>
      <w:r>
        <w:t xml:space="preserve">  la perturbación.</w:t>
      </w:r>
    </w:p>
    <w:p w:rsidR="00ED5A95" w:rsidRDefault="00ED5A95">
      <w:r>
        <w:br w:type="page"/>
      </w:r>
    </w:p>
    <w:p w:rsidR="000C4023" w:rsidRDefault="004B47B5" w:rsidP="000C4023">
      <w:pPr>
        <w:rPr>
          <w:i/>
          <w:u w:val="single"/>
        </w:rPr>
      </w:pPr>
      <w:r w:rsidRPr="004B47B5">
        <w:rPr>
          <w:i/>
          <w:u w:val="single"/>
        </w:rPr>
        <w:lastRenderedPageBreak/>
        <w:t>D</w:t>
      </w:r>
      <w:r w:rsidR="000C4023" w:rsidRPr="004B47B5">
        <w:rPr>
          <w:i/>
          <w:u w:val="single"/>
        </w:rPr>
        <w:t xml:space="preserve">istribución de errores según </w:t>
      </w:r>
      <w:r>
        <w:rPr>
          <w:i/>
          <w:u w:val="single"/>
        </w:rPr>
        <w:t>bit de salida:</w:t>
      </w:r>
    </w:p>
    <w:p w:rsidR="00E36EBD" w:rsidRPr="00E36EBD" w:rsidRDefault="00E36EBD" w:rsidP="00E36EBD">
      <w:pPr>
        <w:jc w:val="center"/>
      </w:pPr>
      <w:r w:rsidRPr="00E36EBD">
        <w:rPr>
          <w:noProof/>
          <w:lang w:eastAsia="es-AR"/>
        </w:rPr>
        <w:drawing>
          <wp:inline distT="0" distB="0" distL="0" distR="0">
            <wp:extent cx="2143705" cy="1392900"/>
            <wp:effectExtent l="19050" t="0" r="8945"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2146423" cy="1394666"/>
                    </a:xfrm>
                    <a:prstGeom prst="rect">
                      <a:avLst/>
                    </a:prstGeom>
                    <a:noFill/>
                    <a:ln w="9525">
                      <a:noFill/>
                      <a:miter lim="800000"/>
                      <a:headEnd/>
                      <a:tailEnd/>
                    </a:ln>
                  </pic:spPr>
                </pic:pic>
              </a:graphicData>
            </a:graphic>
          </wp:inline>
        </w:drawing>
      </w:r>
    </w:p>
    <w:p w:rsidR="00E36EBD" w:rsidRDefault="00E36EBD" w:rsidP="00E36EBD">
      <w:pPr>
        <w:pStyle w:val="Epgrafe"/>
        <w:jc w:val="center"/>
      </w:pPr>
      <w:bookmarkStart w:id="8" w:name="_Ref268190310"/>
      <w:r>
        <w:t xml:space="preserve">Tabla </w:t>
      </w:r>
      <w:fldSimple w:instr=" SEQ Tabla \* ARABIC ">
        <w:r>
          <w:rPr>
            <w:noProof/>
          </w:rPr>
          <w:t>5</w:t>
        </w:r>
      </w:fldSimple>
      <w:bookmarkEnd w:id="8"/>
      <w:r>
        <w:t>) Tabla de falla generadas según bit de salida.</w:t>
      </w:r>
    </w:p>
    <w:p w:rsidR="00411A50" w:rsidRDefault="007B5572">
      <w:r>
        <w:t xml:space="preserve">A partir de la </w:t>
      </w:r>
      <w:r w:rsidR="00720101">
        <w:fldChar w:fldCharType="begin"/>
      </w:r>
      <w:r>
        <w:instrText xml:space="preserve"> REF _Ref268190310 \h </w:instrText>
      </w:r>
      <w:r w:rsidR="00720101">
        <w:fldChar w:fldCharType="separate"/>
      </w:r>
      <w:r>
        <w:t xml:space="preserve">Tabla </w:t>
      </w:r>
      <w:r>
        <w:rPr>
          <w:noProof/>
        </w:rPr>
        <w:t>5</w:t>
      </w:r>
      <w:r w:rsidR="00720101">
        <w:fldChar w:fldCharType="end"/>
      </w:r>
      <w:r>
        <w:t xml:space="preserve"> podemos destacar que todos los </w:t>
      </w:r>
      <w:r w:rsidR="006729D1">
        <w:t xml:space="preserve">errores </w:t>
      </w:r>
      <w:r>
        <w:t>generado</w:t>
      </w:r>
      <w:r w:rsidR="006729D1">
        <w:t>s</w:t>
      </w:r>
      <w:r>
        <w:t xml:space="preserve"> por la inyección tipo exponencial repercutieron tan solo en el bit MSB (</w:t>
      </w:r>
      <w:r w:rsidR="00156D9C">
        <w:t>ocasionando el total de las fallas</w:t>
      </w:r>
      <w:r>
        <w:t xml:space="preserve">). </w:t>
      </w:r>
      <w:r w:rsidR="00063C67">
        <w:t xml:space="preserve">Realizando un pequeño análisis </w:t>
      </w:r>
      <w:r w:rsidR="00156D9C">
        <w:t>de</w:t>
      </w:r>
      <w:r w:rsidR="00063C67">
        <w:t xml:space="preserve"> la estructura interna del conversor se deduce que el efecto</w:t>
      </w:r>
      <w:r>
        <w:t xml:space="preserve"> causado por la falla exponencial </w:t>
      </w:r>
      <w:r w:rsidR="00063C67">
        <w:t xml:space="preserve"> afecta únicamente a</w:t>
      </w:r>
      <w:r w:rsidR="00156D9C">
        <w:t xml:space="preserve"> este</w:t>
      </w:r>
      <w:r w:rsidR="00063C67">
        <w:t xml:space="preserve"> bit debido </w:t>
      </w:r>
      <w:r w:rsidR="00156D9C">
        <w:t>a que el mismo</w:t>
      </w:r>
      <w:r w:rsidR="00063C67">
        <w:t xml:space="preserve"> es una conexión directa de la salida de un comparador, evitando toda la lógica del decodificador</w:t>
      </w:r>
      <w:r w:rsidR="00156D9C">
        <w:t xml:space="preserve"> que se ve involucrada en la determinación de los restantes bits.</w:t>
      </w:r>
      <w:r w:rsidR="009F169A">
        <w:t xml:space="preserve"> Esto nos permite concluir que el decodificador posee un </w:t>
      </w:r>
      <w:del w:id="9" w:author="FABRICIO" w:date="2010-07-30T10:58:00Z">
        <w:r w:rsidR="009F169A" w:rsidDel="00AD38C0">
          <w:delText xml:space="preserve">gran </w:delText>
        </w:r>
      </w:del>
      <w:ins w:id="10" w:author="FABRICIO" w:date="2010-07-30T10:58:00Z">
        <w:r w:rsidR="00AD38C0">
          <w:t xml:space="preserve"> </w:t>
        </w:r>
      </w:ins>
      <w:r w:rsidR="009F169A">
        <w:t xml:space="preserve">efecto de filtrado de los errores producidos por las falla del tipo exponencial. </w:t>
      </w:r>
      <w:r w:rsidR="00A924A9">
        <w:t xml:space="preserve">Una posible solución sería intercalar una estructura lógica </w:t>
      </w:r>
      <w:r w:rsidR="00536C4B">
        <w:t>que no modifique el valor de la salida binaria, como por ejemplo dos negadores en serie, etc.</w:t>
      </w:r>
      <w:ins w:id="11" w:author="FABRICIO" w:date="2010-07-30T10:58:00Z">
        <w:r w:rsidR="00AD38C0">
          <w:t xml:space="preserve"> </w:t>
        </w:r>
      </w:ins>
      <w:r w:rsidR="00603445">
        <w:t>(APENDICE B)</w:t>
      </w:r>
      <w:r w:rsidR="00040C5C">
        <w:t>.</w:t>
      </w:r>
    </w:p>
    <w:p w:rsidR="001D0E4C" w:rsidRDefault="001D0E4C" w:rsidP="001D0E4C">
      <w:pPr>
        <w:spacing w:before="360" w:after="240"/>
        <w:jc w:val="center"/>
      </w:pPr>
      <w:r w:rsidRPr="001D0E4C">
        <w:rPr>
          <w:noProof/>
          <w:lang w:eastAsia="es-AR"/>
        </w:rPr>
        <w:drawing>
          <wp:inline distT="0" distB="0" distL="0" distR="0">
            <wp:extent cx="4572000" cy="3124200"/>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36EBD" w:rsidRDefault="00E36EBD" w:rsidP="00E36EBD">
      <w:pPr>
        <w:pStyle w:val="Epgrafe"/>
        <w:jc w:val="center"/>
      </w:pPr>
      <w:r>
        <w:t xml:space="preserve">Figura </w:t>
      </w:r>
      <w:fldSimple w:instr=" SEQ Figura \* ARABIC ">
        <w:r w:rsidR="00511481">
          <w:rPr>
            <w:noProof/>
          </w:rPr>
          <w:t>19</w:t>
        </w:r>
      </w:fldSimple>
      <w:r>
        <w:t>) Gráfica de distribución de errores según bits de salida.</w:t>
      </w:r>
    </w:p>
    <w:p w:rsidR="0055705E" w:rsidRDefault="0055705E">
      <w:r>
        <w:br w:type="page"/>
      </w:r>
    </w:p>
    <w:p w:rsidR="00C046F4" w:rsidRDefault="0055705E" w:rsidP="0055705E">
      <w:pPr>
        <w:rPr>
          <w:i/>
          <w:u w:val="single"/>
        </w:rPr>
      </w:pPr>
      <w:r w:rsidRPr="004B47B5">
        <w:rPr>
          <w:i/>
          <w:u w:val="single"/>
        </w:rPr>
        <w:lastRenderedPageBreak/>
        <w:t xml:space="preserve">Distribución de errores según </w:t>
      </w:r>
      <w:r w:rsidR="009C3802">
        <w:rPr>
          <w:i/>
          <w:u w:val="single"/>
        </w:rPr>
        <w:t xml:space="preserve">variación de amplitud y </w:t>
      </w:r>
      <w:r>
        <w:rPr>
          <w:i/>
          <w:u w:val="single"/>
        </w:rPr>
        <w:t>duración de evento:</w:t>
      </w:r>
    </w:p>
    <w:p w:rsidR="00C046F4" w:rsidDel="000A3920" w:rsidRDefault="000A3920" w:rsidP="0055705E">
      <w:pPr>
        <w:rPr>
          <w:del w:id="12" w:author="FABRICIO" w:date="2010-07-30T11:09:00Z"/>
        </w:rPr>
      </w:pPr>
      <w:ins w:id="13" w:author="FABRICIO" w:date="2010-07-30T11:07:00Z">
        <w:r>
          <w:t xml:space="preserve">A </w:t>
        </w:r>
        <w:r>
          <w:t>continuación</w:t>
        </w:r>
        <w:r>
          <w:t xml:space="preserve"> se presentan </w:t>
        </w:r>
      </w:ins>
      <w:ins w:id="14" w:author="FABRICIO" w:date="2010-07-30T11:09:00Z">
        <w:r>
          <w:t>gráficos</w:t>
        </w:r>
      </w:ins>
      <w:ins w:id="15" w:author="FABRICIO" w:date="2010-07-30T11:07:00Z">
        <w:r>
          <w:t xml:space="preserve"> de </w:t>
        </w:r>
      </w:ins>
      <w:ins w:id="16" w:author="FABRICIO" w:date="2010-07-30T11:08:00Z">
        <w:r>
          <w:t>dispersión</w:t>
        </w:r>
      </w:ins>
      <w:ins w:id="17" w:author="FABRICIO" w:date="2010-07-30T11:07:00Z">
        <w:r>
          <w:t>,</w:t>
        </w:r>
      </w:ins>
      <w:ins w:id="18" w:author="FABRICIO" w:date="2010-07-30T11:08:00Z">
        <w:r>
          <w:t xml:space="preserve"> en los cuales se tuvo en cuenta la </w:t>
        </w:r>
        <w:r>
          <w:t>duración</w:t>
        </w:r>
        <w:r>
          <w:t xml:space="preserve"> del evento transitorio </w:t>
        </w:r>
      </w:ins>
      <w:ins w:id="19" w:author="FABRICIO" w:date="2010-07-30T11:09:00Z">
        <w:r>
          <w:t>y las variaciones de amplitud de éste.</w:t>
        </w:r>
      </w:ins>
      <w:ins w:id="20" w:author="FABRICIO" w:date="2010-07-30T11:10:00Z">
        <w:r>
          <w:t xml:space="preserve"> Para el </w:t>
        </w:r>
      </w:ins>
      <w:ins w:id="21" w:author="FABRICIO" w:date="2010-07-30T11:16:00Z">
        <w:r w:rsidR="00AF6B23">
          <w:t>análisis</w:t>
        </w:r>
      </w:ins>
      <w:ins w:id="22" w:author="FABRICIO" w:date="2010-07-30T11:10:00Z">
        <w:r>
          <w:t xml:space="preserve"> se </w:t>
        </w:r>
      </w:ins>
      <w:ins w:id="23" w:author="FABRICIO" w:date="2010-07-30T11:16:00Z">
        <w:r w:rsidR="00AF6B23">
          <w:t xml:space="preserve">tuvo en </w:t>
        </w:r>
        <w:r w:rsidR="00AF6B23">
          <w:t>consideración</w:t>
        </w:r>
        <w:r w:rsidR="00AF6B23">
          <w:t xml:space="preserve"> los siguientes puntos:</w:t>
        </w:r>
      </w:ins>
    </w:p>
    <w:p w:rsidR="000A3920" w:rsidRPr="00AF6B23" w:rsidRDefault="000A3920" w:rsidP="000A3920">
      <w:pPr>
        <w:pStyle w:val="Prrafodelista"/>
        <w:numPr>
          <w:ilvl w:val="0"/>
          <w:numId w:val="4"/>
        </w:numPr>
        <w:rPr>
          <w:ins w:id="24" w:author="FABRICIO" w:date="2010-07-30T11:15:00Z"/>
          <w:i/>
          <w:rPrChange w:id="25" w:author="FABRICIO" w:date="2010-07-30T11:17:00Z">
            <w:rPr>
              <w:ins w:id="26" w:author="FABRICIO" w:date="2010-07-30T11:15:00Z"/>
            </w:rPr>
          </w:rPrChange>
        </w:rPr>
        <w:pPrChange w:id="27" w:author="FABRICIO" w:date="2010-07-30T11:10:00Z">
          <w:pPr/>
        </w:pPrChange>
      </w:pPr>
      <w:ins w:id="28" w:author="FABRICIO" w:date="2010-07-30T11:13:00Z">
        <w:r>
          <w:t>Límite</w:t>
        </w:r>
      </w:ins>
      <w:ins w:id="29" w:author="FABRICIO" w:date="2010-07-30T11:16:00Z">
        <w:r w:rsidR="00AF6B23">
          <w:t>s</w:t>
        </w:r>
      </w:ins>
      <w:ins w:id="30" w:author="FABRICIO" w:date="2010-07-30T11:13:00Z">
        <w:r>
          <w:t xml:space="preserve"> de </w:t>
        </w:r>
        <w:r>
          <w:t>tensión</w:t>
        </w:r>
      </w:ins>
      <w:ins w:id="31" w:author="FABRICIO" w:date="2010-07-30T11:14:00Z">
        <w:r w:rsidR="00AF6B23">
          <w:t xml:space="preserve"> para CERO lógico</w:t>
        </w:r>
      </w:ins>
      <w:ins w:id="32" w:author="FABRICIO" w:date="2010-07-30T11:17:00Z">
        <w:r w:rsidR="00AF6B23">
          <w:t xml:space="preserve">: </w:t>
        </w:r>
      </w:ins>
      <w:ins w:id="33" w:author="FABRICIO" w:date="2010-07-30T11:18:00Z">
        <w:r w:rsidR="00AF6B23" w:rsidRPr="00AF6B23">
          <w:rPr>
            <w:i/>
            <w:rPrChange w:id="34" w:author="FABRICIO" w:date="2010-07-30T11:18:00Z">
              <w:rPr/>
            </w:rPrChange>
          </w:rPr>
          <w:t>-</w:t>
        </w:r>
      </w:ins>
      <w:ins w:id="35" w:author="FABRICIO" w:date="2010-07-30T11:17:00Z">
        <w:r w:rsidR="00AF6B23" w:rsidRPr="00AF6B23">
          <w:rPr>
            <w:i/>
            <w:rPrChange w:id="36" w:author="FABRICIO" w:date="2010-07-30T11:18:00Z">
              <w:rPr/>
            </w:rPrChange>
          </w:rPr>
          <w:t>50</w:t>
        </w:r>
      </w:ins>
      <w:ins w:id="37" w:author="FABRICIO" w:date="2010-07-30T11:18:00Z">
        <w:r w:rsidR="00AF6B23" w:rsidRPr="00AF6B23">
          <w:rPr>
            <w:i/>
            <w:rPrChange w:id="38" w:author="FABRICIO" w:date="2010-07-30T11:18:00Z">
              <w:rPr/>
            </w:rPrChange>
          </w:rPr>
          <w:t>mV</w:t>
        </w:r>
      </w:ins>
      <w:ins w:id="39" w:author="FABRICIO" w:date="2010-07-30T11:17:00Z">
        <w:r w:rsidR="00AF6B23" w:rsidRPr="00AF6B23">
          <w:rPr>
            <w:i/>
            <w:rPrChange w:id="40" w:author="FABRICIO" w:date="2010-07-30T11:18:00Z">
              <w:rPr/>
            </w:rPrChange>
          </w:rPr>
          <w:t>&lt;CERO&lt;</w:t>
        </w:r>
      </w:ins>
      <w:ins w:id="41" w:author="FABRICIO" w:date="2010-07-30T11:18:00Z">
        <w:r w:rsidR="00AF6B23" w:rsidRPr="00AF6B23">
          <w:rPr>
            <w:i/>
          </w:rPr>
          <w:t>1</w:t>
        </w:r>
      </w:ins>
      <w:ins w:id="42" w:author="FABRICIO" w:date="2010-07-30T11:17:00Z">
        <w:r w:rsidR="00AF6B23" w:rsidRPr="00AF6B23">
          <w:rPr>
            <w:i/>
            <w:rPrChange w:id="43" w:author="FABRICIO" w:date="2010-07-30T11:18:00Z">
              <w:rPr/>
            </w:rPrChange>
          </w:rPr>
          <w:t>V.</w:t>
        </w:r>
      </w:ins>
    </w:p>
    <w:p w:rsidR="00AF6B23" w:rsidRDefault="00AF6B23" w:rsidP="000A3920">
      <w:pPr>
        <w:pStyle w:val="Prrafodelista"/>
        <w:numPr>
          <w:ilvl w:val="0"/>
          <w:numId w:val="4"/>
        </w:numPr>
        <w:rPr>
          <w:ins w:id="44" w:author="FABRICIO" w:date="2010-07-30T11:11:00Z"/>
        </w:rPr>
        <w:pPrChange w:id="45" w:author="FABRICIO" w:date="2010-07-30T11:10:00Z">
          <w:pPr/>
        </w:pPrChange>
      </w:pPr>
      <w:ins w:id="46" w:author="FABRICIO" w:date="2010-07-30T11:15:00Z">
        <w:r>
          <w:t>Límite</w:t>
        </w:r>
      </w:ins>
      <w:ins w:id="47" w:author="FABRICIO" w:date="2010-07-30T11:17:00Z">
        <w:r>
          <w:t xml:space="preserve">s </w:t>
        </w:r>
      </w:ins>
      <w:ins w:id="48" w:author="FABRICIO" w:date="2010-07-30T11:15:00Z">
        <w:r>
          <w:t xml:space="preserve">de </w:t>
        </w:r>
        <w:r>
          <w:t>tensión</w:t>
        </w:r>
        <w:r>
          <w:t xml:space="preserve"> para UNO lógico</w:t>
        </w:r>
      </w:ins>
      <w:proofErr w:type="gramStart"/>
      <w:ins w:id="49" w:author="FABRICIO" w:date="2010-07-30T11:17:00Z">
        <w:r>
          <w:t>:</w:t>
        </w:r>
      </w:ins>
      <w:ins w:id="50" w:author="FABRICIO" w:date="2010-07-30T11:18:00Z">
        <w:r>
          <w:t>.</w:t>
        </w:r>
        <w:proofErr w:type="gramEnd"/>
        <w:r w:rsidRPr="00AF6B23">
          <w:rPr>
            <w:i/>
            <w:rPrChange w:id="51" w:author="FABRICIO" w:date="2010-07-30T11:18:00Z">
              <w:rPr/>
            </w:rPrChange>
          </w:rPr>
          <w:t>2.3V&lt;UNO&lt;3.5V</w:t>
        </w:r>
      </w:ins>
      <w:ins w:id="52" w:author="FABRICIO" w:date="2010-07-30T11:15:00Z">
        <w:r>
          <w:t>.</w:t>
        </w:r>
      </w:ins>
    </w:p>
    <w:p w:rsidR="000A3920" w:rsidRDefault="000A3920" w:rsidP="000A3920">
      <w:pPr>
        <w:pStyle w:val="Prrafodelista"/>
        <w:numPr>
          <w:ilvl w:val="0"/>
          <w:numId w:val="4"/>
        </w:numPr>
        <w:rPr>
          <w:ins w:id="53" w:author="FABRICIO" w:date="2010-07-30T11:11:00Z"/>
        </w:rPr>
        <w:pPrChange w:id="54" w:author="FABRICIO" w:date="2010-07-30T11:10:00Z">
          <w:pPr/>
        </w:pPrChange>
      </w:pPr>
      <w:ins w:id="55" w:author="FABRICIO" w:date="2010-07-30T11:10:00Z">
        <w:r>
          <w:t>Inicio del análisis</w:t>
        </w:r>
      </w:ins>
      <w:ins w:id="56" w:author="FABRICIO" w:date="2010-07-30T11:19:00Z">
        <w:r w:rsidR="00AF6B23">
          <w:t>:</w:t>
        </w:r>
      </w:ins>
      <w:ins w:id="57" w:author="FABRICIO" w:date="2010-07-30T11:10:00Z">
        <w:r>
          <w:t xml:space="preserve"> 2nS de </w:t>
        </w:r>
      </w:ins>
      <w:ins w:id="58" w:author="FABRICIO" w:date="2010-07-30T11:11:00Z">
        <w:r>
          <w:t>simulación</w:t>
        </w:r>
      </w:ins>
      <w:ins w:id="59" w:author="FABRICIO" w:date="2010-07-30T11:10:00Z">
        <w:r>
          <w:t xml:space="preserve"> </w:t>
        </w:r>
      </w:ins>
      <w:ins w:id="60" w:author="FABRICIO" w:date="2010-07-30T11:11:00Z">
        <w:r>
          <w:t>(tiempo</w:t>
        </w:r>
      </w:ins>
      <w:ins w:id="61" w:author="FABRICIO" w:date="2010-07-30T11:19:00Z">
        <w:r w:rsidR="00AF6B23">
          <w:t xml:space="preserve"> cuando se</w:t>
        </w:r>
      </w:ins>
      <w:ins w:id="62" w:author="FABRICIO" w:date="2010-07-30T11:11:00Z">
        <w:r>
          <w:t xml:space="preserve"> </w:t>
        </w:r>
        <w:r>
          <w:t>inyección</w:t>
        </w:r>
        <w:r>
          <w:t xml:space="preserve"> de falla).</w:t>
        </w:r>
      </w:ins>
    </w:p>
    <w:p w:rsidR="000A3920" w:rsidRDefault="000A3920" w:rsidP="000A3920">
      <w:pPr>
        <w:pStyle w:val="Prrafodelista"/>
        <w:numPr>
          <w:ilvl w:val="0"/>
          <w:numId w:val="4"/>
        </w:numPr>
        <w:rPr>
          <w:ins w:id="63" w:author="FABRICIO" w:date="2010-07-30T11:20:00Z"/>
        </w:rPr>
        <w:pPrChange w:id="64" w:author="FABRICIO" w:date="2010-07-30T11:10:00Z">
          <w:pPr/>
        </w:pPrChange>
      </w:pPr>
      <w:ins w:id="65" w:author="FABRICIO" w:date="2010-07-30T11:11:00Z">
        <w:r>
          <w:t>Fin del evento</w:t>
        </w:r>
      </w:ins>
      <w:ins w:id="66" w:author="FABRICIO" w:date="2010-07-30T11:19:00Z">
        <w:r w:rsidR="00AF6B23">
          <w:t>:</w:t>
        </w:r>
      </w:ins>
      <w:ins w:id="67" w:author="FABRICIO" w:date="2010-07-30T11:11:00Z">
        <w:r>
          <w:t xml:space="preserve"> cuando la amplitud del mismo vuelve a cruzar los </w:t>
        </w:r>
      </w:ins>
      <w:ins w:id="68" w:author="FABRICIO" w:date="2010-07-30T11:19:00Z">
        <w:r w:rsidR="00E10652">
          <w:t>límites</w:t>
        </w:r>
      </w:ins>
      <w:ins w:id="69" w:author="FABRICIO" w:date="2010-07-30T11:11:00Z">
        <w:r>
          <w:t xml:space="preserve"> </w:t>
        </w:r>
        <w:r>
          <w:t>lógicos</w:t>
        </w:r>
        <w:r>
          <w:t xml:space="preserve"> definidos.</w:t>
        </w:r>
      </w:ins>
    </w:p>
    <w:p w:rsidR="00E10652" w:rsidRDefault="00E10652" w:rsidP="00E10652">
      <w:pPr>
        <w:rPr>
          <w:ins w:id="70" w:author="FABRICIO" w:date="2010-07-30T11:10:00Z"/>
        </w:rPr>
      </w:pPr>
      <w:ins w:id="71" w:author="FABRICIO" w:date="2010-07-30T11:20:00Z">
        <w:r>
          <w:t>Para cada modelo, se analizó el bit de salida con mayor cantidad de fallas (</w:t>
        </w:r>
      </w:ins>
      <w:ins w:id="72" w:author="FABRICIO" w:date="2010-07-30T11:21:00Z">
        <w:r>
          <w:t>para la exponencial el bit MSB, y para la rampa el bit LSB</w:t>
        </w:r>
      </w:ins>
      <w:ins w:id="73" w:author="FABRICIO" w:date="2010-07-30T11:20:00Z">
        <w:r>
          <w:t>)</w:t>
        </w:r>
      </w:ins>
      <w:ins w:id="74" w:author="FABRICIO" w:date="2010-07-30T11:25:00Z">
        <w:r w:rsidR="00453CD7">
          <w:t xml:space="preserve"> y diferenciando las inyecciones entre nodos NMOS y PMOS</w:t>
        </w:r>
      </w:ins>
      <w:ins w:id="75" w:author="FABRICIO" w:date="2010-07-30T11:21:00Z">
        <w:r>
          <w:t>.</w:t>
        </w:r>
      </w:ins>
      <w:ins w:id="76" w:author="FABRICIO" w:date="2010-07-30T11:25:00Z">
        <w:r w:rsidR="00453CD7">
          <w:t xml:space="preserve"> </w:t>
        </w:r>
      </w:ins>
    </w:p>
    <w:p w:rsidR="00511481" w:rsidRDefault="00843983" w:rsidP="00511481">
      <w:pPr>
        <w:keepNext/>
      </w:pPr>
      <w:r>
        <w:rPr>
          <w:noProof/>
          <w:lang w:eastAsia="es-AR"/>
        </w:rPr>
        <w:pict>
          <v:group id="_x0000_s1057" style="position:absolute;margin-left:42.05pt;margin-top:23.85pt;width:377.3pt;height:148.75pt;z-index:251689984" coordorigin="2542,5829" coordsize="7546,2975">
            <v:shapetype id="_x0000_t32" coordsize="21600,21600" o:spt="32" o:oned="t" path="m,l21600,21600e" filled="f">
              <v:path arrowok="t" fillok="f" o:connecttype="none"/>
              <o:lock v:ext="edit" shapetype="t"/>
            </v:shapetype>
            <v:shape id="_x0000_s1054" type="#_x0000_t32" style="position:absolute;left:2542;top:8107;width:7546;height:12" o:connectortype="straight" o:regroupid="4" strokecolor="#f79646 [3209]" strokeweight="1pt">
              <v:shadow type="perspective" color="#974706 [1609]" offset="1pt" offset2="-3pt"/>
            </v:shape>
            <v:shape id="_x0000_s1055" type="#_x0000_t32" style="position:absolute;left:4133;top:5829;width:0;height:2975" o:connectortype="straight" o:regroupid="4" strokecolor="#f79646 [3209]" strokeweight="1pt">
              <v:shadow type="perspective" color="#974706 [1609]" offset="1pt" offset2="-3pt"/>
            </v:shape>
          </v:group>
        </w:pict>
      </w:r>
      <w:r w:rsidR="000750E2" w:rsidRPr="00C046F4">
        <w:rPr>
          <w:noProof/>
          <w:lang w:eastAsia="es-AR"/>
        </w:rPr>
        <w:drawing>
          <wp:inline distT="0" distB="0" distL="0" distR="0">
            <wp:extent cx="5605780" cy="2703195"/>
            <wp:effectExtent l="19050" t="0" r="0" b="0"/>
            <wp:docPr id="10" name="Imagen 2" descr="C:\Users\FABRIC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Captura.PNG"/>
                    <pic:cNvPicPr>
                      <a:picLocks noChangeAspect="1" noChangeArrowheads="1"/>
                    </pic:cNvPicPr>
                  </pic:nvPicPr>
                  <pic:blipFill>
                    <a:blip r:embed="rId57" cstate="print"/>
                    <a:srcRect/>
                    <a:stretch>
                      <a:fillRect/>
                    </a:stretch>
                  </pic:blipFill>
                  <pic:spPr bwMode="auto">
                    <a:xfrm>
                      <a:off x="0" y="0"/>
                      <a:ext cx="5605780" cy="2703195"/>
                    </a:xfrm>
                    <a:prstGeom prst="rect">
                      <a:avLst/>
                    </a:prstGeom>
                    <a:noFill/>
                    <a:ln w="9525">
                      <a:noFill/>
                      <a:miter lim="800000"/>
                      <a:headEnd/>
                      <a:tailEnd/>
                    </a:ln>
                  </pic:spPr>
                </pic:pic>
              </a:graphicData>
            </a:graphic>
          </wp:inline>
        </w:drawing>
      </w:r>
    </w:p>
    <w:p w:rsidR="00A36B2F" w:rsidRDefault="00511481" w:rsidP="00843983">
      <w:pPr>
        <w:pStyle w:val="Epgrafe"/>
      </w:pPr>
      <w:r>
        <w:t xml:space="preserve">Figura </w:t>
      </w:r>
      <w:fldSimple w:instr=" SEQ Figura \* ARABIC ">
        <w:r>
          <w:rPr>
            <w:noProof/>
          </w:rPr>
          <w:t>20</w:t>
        </w:r>
      </w:fldSimple>
      <w:r>
        <w:t>) Gráfica de dispersión, fallas MSB por inyección exponencial.</w:t>
      </w:r>
    </w:p>
    <w:p w:rsidR="00843983" w:rsidRDefault="00843983" w:rsidP="00843983">
      <w:pPr>
        <w:rPr>
          <w:ins w:id="77" w:author="FABRICIO" w:date="2010-07-30T13:51:00Z"/>
        </w:rPr>
      </w:pPr>
      <w:ins w:id="78" w:author="FABRICIO" w:date="2010-07-30T13:43:00Z">
        <w:r>
          <w:t xml:space="preserve">La grafica se encuentra </w:t>
        </w:r>
        <w:proofErr w:type="spellStart"/>
        <w:r>
          <w:t>dividia</w:t>
        </w:r>
        <w:proofErr w:type="spellEnd"/>
        <w:r>
          <w:t xml:space="preserve"> en 4 cuadrantes. </w:t>
        </w:r>
      </w:ins>
      <w:ins w:id="79" w:author="FABRICIO" w:date="2010-07-30T13:45:00Z">
        <w:r>
          <w:t xml:space="preserve">La </w:t>
        </w:r>
        <w:r>
          <w:t>división</w:t>
        </w:r>
        <w:r>
          <w:t xml:space="preserve"> vertical entre </w:t>
        </w:r>
        <w:proofErr w:type="spellStart"/>
        <w:r>
          <w:t>cuadrantres</w:t>
        </w:r>
      </w:ins>
      <w:proofErr w:type="spellEnd"/>
      <w:ins w:id="80" w:author="FABRICIO" w:date="2010-07-30T13:46:00Z">
        <w:r>
          <w:t xml:space="preserve"> (</w:t>
        </w:r>
      </w:ins>
      <w:ins w:id="81" w:author="FABRICIO" w:date="2010-07-30T13:45:00Z">
        <w:r>
          <w:t xml:space="preserve">derecho e </w:t>
        </w:r>
        <w:proofErr w:type="spellStart"/>
        <w:r>
          <w:t>izquiero</w:t>
        </w:r>
      </w:ins>
      <w:proofErr w:type="spellEnd"/>
      <w:ins w:id="82" w:author="FABRICIO" w:date="2010-07-30T13:46:00Z">
        <w:r>
          <w:t>) nos divide las fallas de mayo</w:t>
        </w:r>
      </w:ins>
      <w:ins w:id="83" w:author="FABRICIO" w:date="2010-07-30T13:47:00Z">
        <w:r>
          <w:t>r</w:t>
        </w:r>
      </w:ins>
      <w:ins w:id="84" w:author="FABRICIO" w:date="2010-07-30T13:46:00Z">
        <w:r>
          <w:t xml:space="preserve"> y meno</w:t>
        </w:r>
      </w:ins>
      <w:ins w:id="85" w:author="FABRICIO" w:date="2010-07-30T13:47:00Z">
        <w:r>
          <w:t xml:space="preserve">r </w:t>
        </w:r>
        <w:r>
          <w:t>duración</w:t>
        </w:r>
        <w:r>
          <w:t xml:space="preserve"> transitoria. Se aprecia que la gran </w:t>
        </w:r>
        <w:r>
          <w:t>mayoría</w:t>
        </w:r>
        <w:r>
          <w:t xml:space="preserve"> de las fallas generadas se encuentran ubicadas dentro del primer cuadrante, principalmente en el extremo inferior, representando a </w:t>
        </w:r>
      </w:ins>
      <w:ins w:id="86" w:author="FABRICIO" w:date="2010-07-30T13:49:00Z">
        <w:r>
          <w:t xml:space="preserve">fallas de poca </w:t>
        </w:r>
      </w:ins>
      <w:ins w:id="87" w:author="FABRICIO" w:date="2010-07-30T13:50:00Z">
        <w:r>
          <w:t>variación</w:t>
        </w:r>
      </w:ins>
      <w:ins w:id="88" w:author="FABRICIO" w:date="2010-07-30T13:49:00Z">
        <w:r>
          <w:t xml:space="preserve"> </w:t>
        </w:r>
      </w:ins>
      <w:ins w:id="89" w:author="FABRICIO" w:date="2010-07-30T13:50:00Z">
        <w:r>
          <w:t xml:space="preserve">con respecto a los </w:t>
        </w:r>
        <w:proofErr w:type="gramStart"/>
        <w:r>
          <w:t>limites</w:t>
        </w:r>
        <w:proofErr w:type="gramEnd"/>
        <w:r>
          <w:t xml:space="preserve">, y de rápida </w:t>
        </w:r>
        <w:r>
          <w:t>recuperación</w:t>
        </w:r>
        <w:r>
          <w:t xml:space="preserve">. </w:t>
        </w:r>
      </w:ins>
      <w:ins w:id="90" w:author="FABRICIO" w:date="2010-07-30T13:43:00Z">
        <w:r>
          <w:t>E</w:t>
        </w:r>
      </w:ins>
      <w:ins w:id="91" w:author="FABRICIO" w:date="2010-07-30T13:50:00Z">
        <w:r>
          <w:t xml:space="preserve">l cuadrante superior </w:t>
        </w:r>
        <w:proofErr w:type="spellStart"/>
        <w:r>
          <w:t>izquiero</w:t>
        </w:r>
        <w:proofErr w:type="spellEnd"/>
        <w:r>
          <w:t xml:space="preserve"> se </w:t>
        </w:r>
        <w:proofErr w:type="spellStart"/>
        <w:r>
          <w:t>encuntra</w:t>
        </w:r>
        <w:proofErr w:type="spellEnd"/>
        <w:r>
          <w:t xml:space="preserve"> abarcado principalmente por fallas causadas por </w:t>
        </w:r>
      </w:ins>
      <w:ins w:id="92" w:author="FABRICIO" w:date="2010-07-30T13:51:00Z">
        <w:r>
          <w:t>inyección</w:t>
        </w:r>
      </w:ins>
      <w:ins w:id="93" w:author="FABRICIO" w:date="2010-07-30T13:50:00Z">
        <w:r>
          <w:t xml:space="preserve"> </w:t>
        </w:r>
      </w:ins>
      <w:ins w:id="94" w:author="FABRICIO" w:date="2010-07-30T13:51:00Z">
        <w:r>
          <w:t xml:space="preserve">en nodos PMOS, para los cuales, las variaciones de </w:t>
        </w:r>
        <w:r>
          <w:t>tensión</w:t>
        </w:r>
        <w:r>
          <w:t xml:space="preserve"> fueron mayores.</w:t>
        </w:r>
      </w:ins>
    </w:p>
    <w:p w:rsidR="00843983" w:rsidRPr="00843983" w:rsidRDefault="00843983" w:rsidP="00843983">
      <w:pPr>
        <w:rPr>
          <w:ins w:id="95" w:author="FABRICIO" w:date="2010-07-30T11:38:00Z"/>
        </w:rPr>
      </w:pPr>
      <w:ins w:id="96" w:author="FABRICIO" w:date="2010-07-30T13:51:00Z">
        <w:r>
          <w:t xml:space="preserve">En el cuadrante derecho encontramos igual cantidad de fallas causadas por </w:t>
        </w:r>
        <w:r>
          <w:t>inyección</w:t>
        </w:r>
        <w:r>
          <w:t xml:space="preserve"> en transistores PMOS y NMOS, pero se percibe </w:t>
        </w:r>
      </w:ins>
      <w:ins w:id="97" w:author="FABRICIO" w:date="2010-07-30T13:52:00Z">
        <w:r>
          <w:t>rápidamente</w:t>
        </w:r>
      </w:ins>
      <w:ins w:id="98" w:author="FABRICIO" w:date="2010-07-30T13:51:00Z">
        <w:r>
          <w:t xml:space="preserve"> </w:t>
        </w:r>
      </w:ins>
      <w:ins w:id="99" w:author="FABRICIO" w:date="2010-07-30T13:52:00Z">
        <w:r>
          <w:t xml:space="preserve">que las fallas causadas a partir de </w:t>
        </w:r>
        <w:proofErr w:type="spellStart"/>
        <w:r>
          <w:t>trnasistor</w:t>
        </w:r>
        <w:r w:rsidR="00BF62CE">
          <w:t>es</w:t>
        </w:r>
        <w:proofErr w:type="spellEnd"/>
        <w:r w:rsidR="00BF62CE">
          <w:t xml:space="preserve"> PMOS se encuentran agrupadas en un sector medio, lo que nos dice que su </w:t>
        </w:r>
      </w:ins>
      <w:ins w:id="100" w:author="FABRICIO" w:date="2010-07-30T13:53:00Z">
        <w:r w:rsidR="00BF62CE">
          <w:t>repercusión</w:t>
        </w:r>
      </w:ins>
      <w:ins w:id="101" w:author="FABRICIO" w:date="2010-07-30T13:52:00Z">
        <w:r w:rsidR="00BF62CE">
          <w:t xml:space="preserve"> </w:t>
        </w:r>
      </w:ins>
      <w:ins w:id="102" w:author="FABRICIO" w:date="2010-07-30T13:53:00Z">
        <w:r w:rsidR="00BF62CE">
          <w:t xml:space="preserve">en la salida del conversor fue </w:t>
        </w:r>
        <w:proofErr w:type="spellStart"/>
        <w:r w:rsidR="00BF62CE">
          <w:t>similiar</w:t>
        </w:r>
        <w:proofErr w:type="spellEnd"/>
        <w:r w:rsidR="00BF62CE">
          <w:t xml:space="preserve"> en todos los casos. Luego se observan fallas de </w:t>
        </w:r>
        <w:r w:rsidR="00BF62CE">
          <w:lastRenderedPageBreak/>
          <w:t xml:space="preserve">mayor transitorio, generadas a partir de inyecciones en nodos NMOS, lo que nos </w:t>
        </w:r>
      </w:ins>
      <w:ins w:id="103" w:author="FABRICIO" w:date="2010-07-30T13:54:00Z">
        <w:r w:rsidR="00BF62CE">
          <w:t>indicaría</w:t>
        </w:r>
      </w:ins>
      <w:ins w:id="104" w:author="FABRICIO" w:date="2010-07-30T13:53:00Z">
        <w:r w:rsidR="00BF62CE">
          <w:t xml:space="preserve"> </w:t>
        </w:r>
      </w:ins>
      <w:ins w:id="105" w:author="FABRICIO" w:date="2010-07-30T13:54:00Z">
        <w:r w:rsidR="00BF62CE">
          <w:t xml:space="preserve">que su </w:t>
        </w:r>
        <w:r w:rsidR="00BF62CE">
          <w:t>recuperación</w:t>
        </w:r>
        <w:r w:rsidR="00BF62CE">
          <w:t xml:space="preserve"> (vuelta a su estado inicial) es mucho </w:t>
        </w:r>
      </w:ins>
      <w:ins w:id="106" w:author="FABRICIO" w:date="2010-07-30T13:55:00Z">
        <w:r w:rsidR="00BF62CE">
          <w:t>más</w:t>
        </w:r>
      </w:ins>
      <w:ins w:id="107" w:author="FABRICIO" w:date="2010-07-30T13:54:00Z">
        <w:r w:rsidR="00BF62CE">
          <w:t xml:space="preserve"> lenta que para los transistores PMOS.</w:t>
        </w:r>
      </w:ins>
    </w:p>
    <w:p w:rsidR="0055705E" w:rsidRPr="00C046F4" w:rsidRDefault="00054638" w:rsidP="00511481">
      <w:pPr>
        <w:pStyle w:val="Epgrafe"/>
      </w:pPr>
      <w:r>
        <w:rPr>
          <w:noProof/>
          <w:lang w:eastAsia="es-AR"/>
        </w:rPr>
        <w:pict>
          <v:group id="_x0000_s1058" style="position:absolute;margin-left:41.55pt;margin-top:26.15pt;width:377.3pt;height:200.1pt;z-index:251693056" coordorigin="2532,2758" coordsize="7546,4002">
            <v:shape id="_x0000_s1050" type="#_x0000_t32" style="position:absolute;left:2532;top:5910;width:7546;height:16" o:connectortype="straight" o:regroupid="5" strokecolor="#f79646 [3209]" strokeweight="1pt">
              <v:shadow type="perspective" color="#974706 [1609]" offset="1pt" offset2="-3pt"/>
            </v:shape>
            <v:shape id="_x0000_s1051" type="#_x0000_t32" style="position:absolute;left:3759;top:2758;width:0;height:4002" o:connectortype="straight" o:regroupid="5" strokecolor="#f79646 [3209]" strokeweight="1pt">
              <v:shadow type="perspective" color="#974706 [1609]" offset="1pt" offset2="-3pt"/>
            </v:shape>
          </v:group>
        </w:pict>
      </w:r>
      <w:r w:rsidR="000750E2" w:rsidRPr="00C046F4">
        <w:rPr>
          <w:noProof/>
          <w:lang w:eastAsia="es-AR"/>
        </w:rPr>
        <w:drawing>
          <wp:inline distT="0" distB="0" distL="0" distR="0">
            <wp:extent cx="5605780" cy="3363595"/>
            <wp:effectExtent l="19050" t="0" r="0" b="0"/>
            <wp:docPr id="12" name="Imagen 3" descr="C:\Users\FABRICIO\Desktop\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Captura2.PNG"/>
                    <pic:cNvPicPr>
                      <a:picLocks noChangeAspect="1" noChangeArrowheads="1"/>
                    </pic:cNvPicPr>
                  </pic:nvPicPr>
                  <pic:blipFill>
                    <a:blip r:embed="rId58" cstate="print"/>
                    <a:srcRect/>
                    <a:stretch>
                      <a:fillRect/>
                    </a:stretch>
                  </pic:blipFill>
                  <pic:spPr bwMode="auto">
                    <a:xfrm>
                      <a:off x="0" y="0"/>
                      <a:ext cx="5605780" cy="3363595"/>
                    </a:xfrm>
                    <a:prstGeom prst="rect">
                      <a:avLst/>
                    </a:prstGeom>
                    <a:noFill/>
                    <a:ln w="9525">
                      <a:noFill/>
                      <a:miter lim="800000"/>
                      <a:headEnd/>
                      <a:tailEnd/>
                    </a:ln>
                  </pic:spPr>
                </pic:pic>
              </a:graphicData>
            </a:graphic>
          </wp:inline>
        </w:drawing>
      </w:r>
      <w:r w:rsidR="00511481">
        <w:t xml:space="preserve">Figura </w:t>
      </w:r>
      <w:fldSimple w:instr=" SEQ Figura \* ARABIC ">
        <w:r w:rsidR="00511481">
          <w:rPr>
            <w:noProof/>
          </w:rPr>
          <w:t>21</w:t>
        </w:r>
      </w:fldSimple>
      <w:r w:rsidR="00511481">
        <w:t>) Grafica de dispersión, fallas LSB por inyección rampa.</w:t>
      </w:r>
    </w:p>
    <w:sectPr w:rsidR="0055705E" w:rsidRPr="00C046F4" w:rsidSect="000B7105">
      <w:type w:val="continuous"/>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3A80D64"/>
    <w:multiLevelType w:val="hybridMultilevel"/>
    <w:tmpl w:val="CB90F8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3">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trackRevisions/>
  <w:defaultTabStop w:val="708"/>
  <w:hyphenationZone w:val="425"/>
  <w:characterSpacingControl w:val="doNotCompress"/>
  <w:compat/>
  <w:rsids>
    <w:rsidRoot w:val="00757ADC"/>
    <w:rsid w:val="000008CE"/>
    <w:rsid w:val="0004029B"/>
    <w:rsid w:val="00040C5C"/>
    <w:rsid w:val="00046E7A"/>
    <w:rsid w:val="00054638"/>
    <w:rsid w:val="00063C67"/>
    <w:rsid w:val="00065812"/>
    <w:rsid w:val="000750E2"/>
    <w:rsid w:val="000A3920"/>
    <w:rsid w:val="000B7105"/>
    <w:rsid w:val="000C4023"/>
    <w:rsid w:val="000D0D6B"/>
    <w:rsid w:val="000E6B31"/>
    <w:rsid w:val="001002F4"/>
    <w:rsid w:val="0010078C"/>
    <w:rsid w:val="00105A01"/>
    <w:rsid w:val="001107C8"/>
    <w:rsid w:val="00123CA9"/>
    <w:rsid w:val="00127AC7"/>
    <w:rsid w:val="00144291"/>
    <w:rsid w:val="00156D9C"/>
    <w:rsid w:val="001743A3"/>
    <w:rsid w:val="00191CF9"/>
    <w:rsid w:val="00194998"/>
    <w:rsid w:val="001A2272"/>
    <w:rsid w:val="001A50A9"/>
    <w:rsid w:val="001B7C08"/>
    <w:rsid w:val="001D0080"/>
    <w:rsid w:val="001D0E4C"/>
    <w:rsid w:val="001E2B6C"/>
    <w:rsid w:val="001E7F1A"/>
    <w:rsid w:val="00211C15"/>
    <w:rsid w:val="00245576"/>
    <w:rsid w:val="0025454A"/>
    <w:rsid w:val="002623B0"/>
    <w:rsid w:val="00263B12"/>
    <w:rsid w:val="00280090"/>
    <w:rsid w:val="00281E44"/>
    <w:rsid w:val="00287BCA"/>
    <w:rsid w:val="0029026A"/>
    <w:rsid w:val="002A05D6"/>
    <w:rsid w:val="002A5DC5"/>
    <w:rsid w:val="002C4422"/>
    <w:rsid w:val="002E54AA"/>
    <w:rsid w:val="002F177C"/>
    <w:rsid w:val="003162A2"/>
    <w:rsid w:val="00333AB0"/>
    <w:rsid w:val="003607B1"/>
    <w:rsid w:val="0036499C"/>
    <w:rsid w:val="0036569C"/>
    <w:rsid w:val="00367B40"/>
    <w:rsid w:val="003B150B"/>
    <w:rsid w:val="003C5823"/>
    <w:rsid w:val="003D002D"/>
    <w:rsid w:val="004026E2"/>
    <w:rsid w:val="00411A50"/>
    <w:rsid w:val="004218B8"/>
    <w:rsid w:val="00427370"/>
    <w:rsid w:val="00444875"/>
    <w:rsid w:val="00453CD7"/>
    <w:rsid w:val="0046764D"/>
    <w:rsid w:val="00470E83"/>
    <w:rsid w:val="00495A92"/>
    <w:rsid w:val="004A448D"/>
    <w:rsid w:val="004B47B5"/>
    <w:rsid w:val="004C2484"/>
    <w:rsid w:val="004D1844"/>
    <w:rsid w:val="004D2C4A"/>
    <w:rsid w:val="004D31B2"/>
    <w:rsid w:val="00511481"/>
    <w:rsid w:val="00513A0C"/>
    <w:rsid w:val="00513BAC"/>
    <w:rsid w:val="00524359"/>
    <w:rsid w:val="00536C4B"/>
    <w:rsid w:val="005459E0"/>
    <w:rsid w:val="0055024C"/>
    <w:rsid w:val="0055705E"/>
    <w:rsid w:val="005C6AE2"/>
    <w:rsid w:val="00603445"/>
    <w:rsid w:val="00605D3C"/>
    <w:rsid w:val="00612E32"/>
    <w:rsid w:val="00647F7F"/>
    <w:rsid w:val="00663FFE"/>
    <w:rsid w:val="006676B3"/>
    <w:rsid w:val="006729D1"/>
    <w:rsid w:val="006906EE"/>
    <w:rsid w:val="00690AE7"/>
    <w:rsid w:val="0069512F"/>
    <w:rsid w:val="00696B20"/>
    <w:rsid w:val="006C38C6"/>
    <w:rsid w:val="006D6BB0"/>
    <w:rsid w:val="006E1358"/>
    <w:rsid w:val="006E4C73"/>
    <w:rsid w:val="006F0243"/>
    <w:rsid w:val="006F210E"/>
    <w:rsid w:val="0070707C"/>
    <w:rsid w:val="00716180"/>
    <w:rsid w:val="00720101"/>
    <w:rsid w:val="007222C3"/>
    <w:rsid w:val="00726A2C"/>
    <w:rsid w:val="00751CFB"/>
    <w:rsid w:val="007527AC"/>
    <w:rsid w:val="00757ADC"/>
    <w:rsid w:val="00764E0E"/>
    <w:rsid w:val="007707C1"/>
    <w:rsid w:val="007759E3"/>
    <w:rsid w:val="00795C31"/>
    <w:rsid w:val="007B5572"/>
    <w:rsid w:val="007C1444"/>
    <w:rsid w:val="007E25EF"/>
    <w:rsid w:val="007F46BB"/>
    <w:rsid w:val="00800242"/>
    <w:rsid w:val="00813C53"/>
    <w:rsid w:val="00842FC1"/>
    <w:rsid w:val="00843983"/>
    <w:rsid w:val="008556F0"/>
    <w:rsid w:val="00874D9E"/>
    <w:rsid w:val="00877DB8"/>
    <w:rsid w:val="00884A2D"/>
    <w:rsid w:val="0089333C"/>
    <w:rsid w:val="008B1269"/>
    <w:rsid w:val="008C34A7"/>
    <w:rsid w:val="008C6957"/>
    <w:rsid w:val="008E61B0"/>
    <w:rsid w:val="008E7C03"/>
    <w:rsid w:val="008F0E30"/>
    <w:rsid w:val="00940539"/>
    <w:rsid w:val="00956950"/>
    <w:rsid w:val="0096493B"/>
    <w:rsid w:val="00965834"/>
    <w:rsid w:val="009951EB"/>
    <w:rsid w:val="009B0ED0"/>
    <w:rsid w:val="009B2B70"/>
    <w:rsid w:val="009B3420"/>
    <w:rsid w:val="009B5773"/>
    <w:rsid w:val="009C3802"/>
    <w:rsid w:val="009F1260"/>
    <w:rsid w:val="009F169A"/>
    <w:rsid w:val="00A01A0A"/>
    <w:rsid w:val="00A13450"/>
    <w:rsid w:val="00A14B1A"/>
    <w:rsid w:val="00A25A0C"/>
    <w:rsid w:val="00A32E90"/>
    <w:rsid w:val="00A36B2F"/>
    <w:rsid w:val="00A56DFD"/>
    <w:rsid w:val="00A76881"/>
    <w:rsid w:val="00A90437"/>
    <w:rsid w:val="00A924A9"/>
    <w:rsid w:val="00A9735F"/>
    <w:rsid w:val="00AA5D6B"/>
    <w:rsid w:val="00AD38C0"/>
    <w:rsid w:val="00AD3937"/>
    <w:rsid w:val="00AF530C"/>
    <w:rsid w:val="00AF6B23"/>
    <w:rsid w:val="00B03E20"/>
    <w:rsid w:val="00B62301"/>
    <w:rsid w:val="00B938AC"/>
    <w:rsid w:val="00BA2BC4"/>
    <w:rsid w:val="00BA66A7"/>
    <w:rsid w:val="00BB0635"/>
    <w:rsid w:val="00BB764A"/>
    <w:rsid w:val="00BD0AFF"/>
    <w:rsid w:val="00BF62CE"/>
    <w:rsid w:val="00C035AA"/>
    <w:rsid w:val="00C046F4"/>
    <w:rsid w:val="00C3704D"/>
    <w:rsid w:val="00C42A83"/>
    <w:rsid w:val="00C71984"/>
    <w:rsid w:val="00C7298C"/>
    <w:rsid w:val="00C77424"/>
    <w:rsid w:val="00CA1986"/>
    <w:rsid w:val="00CB1BCD"/>
    <w:rsid w:val="00CD2607"/>
    <w:rsid w:val="00CD413F"/>
    <w:rsid w:val="00CE23B3"/>
    <w:rsid w:val="00CF100F"/>
    <w:rsid w:val="00CF33A3"/>
    <w:rsid w:val="00CF4314"/>
    <w:rsid w:val="00D0117D"/>
    <w:rsid w:val="00D057D7"/>
    <w:rsid w:val="00D11EC1"/>
    <w:rsid w:val="00D44017"/>
    <w:rsid w:val="00D57114"/>
    <w:rsid w:val="00D65E89"/>
    <w:rsid w:val="00D841A6"/>
    <w:rsid w:val="00D91E0B"/>
    <w:rsid w:val="00DA32DC"/>
    <w:rsid w:val="00E10652"/>
    <w:rsid w:val="00E20864"/>
    <w:rsid w:val="00E249B9"/>
    <w:rsid w:val="00E36EBD"/>
    <w:rsid w:val="00E41B5F"/>
    <w:rsid w:val="00E53A61"/>
    <w:rsid w:val="00E60F65"/>
    <w:rsid w:val="00E77761"/>
    <w:rsid w:val="00E8723E"/>
    <w:rsid w:val="00EA2C49"/>
    <w:rsid w:val="00ED36D9"/>
    <w:rsid w:val="00ED4A50"/>
    <w:rsid w:val="00ED5A95"/>
    <w:rsid w:val="00EE7A30"/>
    <w:rsid w:val="00F259B1"/>
    <w:rsid w:val="00F4348C"/>
    <w:rsid w:val="00F45DA7"/>
    <w:rsid w:val="00F476BD"/>
    <w:rsid w:val="00F653A8"/>
    <w:rsid w:val="00F86806"/>
    <w:rsid w:val="00F94764"/>
    <w:rsid w:val="00FB2D51"/>
    <w:rsid w:val="00FB60A0"/>
    <w:rsid w:val="00FC232B"/>
    <w:rsid w:val="00FC3426"/>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strokecolor="none [1629]" shadowcolor="none"/>
    </o:shapedefaults>
    <o:shapelayout v:ext="edit">
      <o:idmap v:ext="edit" data="1"/>
      <o:rules v:ext="edit">
        <o:r id="V:Rule5" type="connector" idref="#_x0000_s1050"/>
        <o:r id="V:Rule6" type="connector" idref="#_x0000_s1051"/>
        <o:r id="V:Rule7" type="connector" idref="#_x0000_s1054"/>
        <o:r id="V:Rule8" type="connector" idref="#_x0000_s1055"/>
      </o:rules>
      <o:regrouptable v:ext="edit">
        <o:entry new="1" old="0"/>
        <o:entry new="2" old="0"/>
        <o:entry new="3" old="0"/>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image" Target="media/image25.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54"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3" Type="http://schemas.openxmlformats.org/officeDocument/2006/relationships/image" Target="media/image24.png"/><Relationship Id="rId58" Type="http://schemas.openxmlformats.org/officeDocument/2006/relationships/image" Target="media/image27.png"/><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6.png"/><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52" Type="http://schemas.openxmlformats.org/officeDocument/2006/relationships/chart" Target="charts/chart4.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 Id="rId48" Type="http://schemas.openxmlformats.org/officeDocument/2006/relationships/chart" Target="charts/chart2.xml"/><Relationship Id="rId56" Type="http://schemas.openxmlformats.org/officeDocument/2006/relationships/chart" Target="charts/chart6.xml"/><Relationship Id="rId8" Type="http://schemas.openxmlformats.org/officeDocument/2006/relationships/diagramQuickStyle" Target="diagrams/quickStyle1.xml"/><Relationship Id="rId51" Type="http://schemas.openxmlformats.org/officeDocument/2006/relationships/chart" Target="charts/chart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Rampa</a:t>
            </a:r>
          </a:p>
        </c:rich>
      </c:tx>
    </c:title>
    <c:view3D>
      <c:rotX val="25"/>
      <c:perspective val="20"/>
    </c:view3D>
    <c:plotArea>
      <c:layout>
        <c:manualLayout>
          <c:layoutTarget val="inner"/>
          <c:xMode val="edge"/>
          <c:yMode val="edge"/>
          <c:x val="0.10835534447083038"/>
          <c:y val="0.27350948720342788"/>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20949171335035854"/>
                  <c:y val="4.0828803970235576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datos'!$C$4:$D$4</c:f>
              <c:numCache>
                <c:formatCode>General</c:formatCode>
                <c:ptCount val="2"/>
                <c:pt idx="0">
                  <c:v>1991</c:v>
                </c:pt>
                <c:pt idx="1">
                  <c:v>26233</c:v>
                </c:pt>
              </c:numCache>
            </c:numRef>
          </c:val>
        </c:ser>
        <c:dLbls>
          <c:showCatName val="1"/>
          <c:showPercent val="1"/>
        </c:dLbls>
      </c:pie3D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Exponencial</a:t>
            </a:r>
          </a:p>
        </c:rich>
      </c:tx>
    </c:title>
    <c:view3D>
      <c:rotX val="25"/>
      <c:perspective val="20"/>
    </c:view3D>
    <c:plotArea>
      <c:layout>
        <c:manualLayout>
          <c:layoutTarget val="inner"/>
          <c:xMode val="edge"/>
          <c:yMode val="edge"/>
          <c:x val="9.7632668982298748E-2"/>
          <c:y val="0.27350973570164294"/>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32317349220236502"/>
                  <c:y val="6.1273743944062327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datos'!$C$5:$D$5</c:f>
              <c:numCache>
                <c:formatCode>General</c:formatCode>
                <c:ptCount val="2"/>
                <c:pt idx="0">
                  <c:v>206</c:v>
                </c:pt>
                <c:pt idx="1">
                  <c:v>26231</c:v>
                </c:pt>
              </c:numCache>
            </c:numRef>
          </c:val>
        </c:ser>
        <c:dLbls>
          <c:showCatName val="1"/>
          <c:showPercent val="1"/>
        </c:dLbls>
      </c:pie3DChart>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style val="42"/>
  <c:chart>
    <c:autoTitleDeleted val="1"/>
    <c:plotArea>
      <c:layout/>
      <c:scatterChart>
        <c:scatterStyle val="lineMarker"/>
        <c:ser>
          <c:idx val="0"/>
          <c:order val="0"/>
          <c:tx>
            <c:strRef>
              <c:f>'Analisis de datos'!$I$4</c:f>
              <c:strCache>
                <c:ptCount val="1"/>
                <c:pt idx="0">
                  <c:v>Rampa</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1.1299999999999972</c:v>
                </c:pt>
                <c:pt idx="13">
                  <c:v>1.1399999999999972</c:v>
                </c:pt>
                <c:pt idx="14">
                  <c:v>1.1499999999999972</c:v>
                </c:pt>
                <c:pt idx="15">
                  <c:v>1.1599999999999973</c:v>
                </c:pt>
                <c:pt idx="16">
                  <c:v>1.1700000000000021</c:v>
                </c:pt>
                <c:pt idx="17">
                  <c:v>1.1800000000000024</c:v>
                </c:pt>
                <c:pt idx="18">
                  <c:v>1.1900000000000024</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datos'!$I$5:$I$68</c:f>
              <c:numCache>
                <c:formatCode>General</c:formatCode>
                <c:ptCount val="64"/>
                <c:pt idx="0">
                  <c:v>4</c:v>
                </c:pt>
                <c:pt idx="1">
                  <c:v>3</c:v>
                </c:pt>
                <c:pt idx="2">
                  <c:v>6</c:v>
                </c:pt>
                <c:pt idx="3">
                  <c:v>3</c:v>
                </c:pt>
                <c:pt idx="4">
                  <c:v>6</c:v>
                </c:pt>
                <c:pt idx="5">
                  <c:v>5</c:v>
                </c:pt>
                <c:pt idx="6">
                  <c:v>10</c:v>
                </c:pt>
                <c:pt idx="7">
                  <c:v>3</c:v>
                </c:pt>
                <c:pt idx="8">
                  <c:v>8</c:v>
                </c:pt>
                <c:pt idx="9">
                  <c:v>6</c:v>
                </c:pt>
                <c:pt idx="10">
                  <c:v>12</c:v>
                </c:pt>
                <c:pt idx="11">
                  <c:v>5</c:v>
                </c:pt>
                <c:pt idx="12">
                  <c:v>12</c:v>
                </c:pt>
                <c:pt idx="13">
                  <c:v>9</c:v>
                </c:pt>
                <c:pt idx="14">
                  <c:v>18</c:v>
                </c:pt>
                <c:pt idx="15">
                  <c:v>12</c:v>
                </c:pt>
                <c:pt idx="16">
                  <c:v>13</c:v>
                </c:pt>
                <c:pt idx="17">
                  <c:v>17</c:v>
                </c:pt>
                <c:pt idx="18">
                  <c:v>19</c:v>
                </c:pt>
                <c:pt idx="19">
                  <c:v>15</c:v>
                </c:pt>
                <c:pt idx="20">
                  <c:v>18</c:v>
                </c:pt>
                <c:pt idx="21">
                  <c:v>21</c:v>
                </c:pt>
                <c:pt idx="22">
                  <c:v>26</c:v>
                </c:pt>
                <c:pt idx="23">
                  <c:v>13</c:v>
                </c:pt>
                <c:pt idx="24">
                  <c:v>18</c:v>
                </c:pt>
                <c:pt idx="25">
                  <c:v>20</c:v>
                </c:pt>
                <c:pt idx="26">
                  <c:v>26</c:v>
                </c:pt>
                <c:pt idx="27">
                  <c:v>17</c:v>
                </c:pt>
                <c:pt idx="28">
                  <c:v>24</c:v>
                </c:pt>
                <c:pt idx="29">
                  <c:v>25</c:v>
                </c:pt>
                <c:pt idx="30">
                  <c:v>33</c:v>
                </c:pt>
                <c:pt idx="31">
                  <c:v>34</c:v>
                </c:pt>
                <c:pt idx="32">
                  <c:v>35</c:v>
                </c:pt>
                <c:pt idx="33">
                  <c:v>35</c:v>
                </c:pt>
                <c:pt idx="34">
                  <c:v>37</c:v>
                </c:pt>
                <c:pt idx="35">
                  <c:v>39</c:v>
                </c:pt>
                <c:pt idx="36">
                  <c:v>42</c:v>
                </c:pt>
                <c:pt idx="37">
                  <c:v>41</c:v>
                </c:pt>
                <c:pt idx="38">
                  <c:v>46</c:v>
                </c:pt>
                <c:pt idx="39">
                  <c:v>35</c:v>
                </c:pt>
                <c:pt idx="40">
                  <c:v>40</c:v>
                </c:pt>
                <c:pt idx="41">
                  <c:v>38</c:v>
                </c:pt>
                <c:pt idx="42">
                  <c:v>44</c:v>
                </c:pt>
                <c:pt idx="43">
                  <c:v>41</c:v>
                </c:pt>
                <c:pt idx="44">
                  <c:v>47</c:v>
                </c:pt>
                <c:pt idx="45">
                  <c:v>44</c:v>
                </c:pt>
                <c:pt idx="46">
                  <c:v>53</c:v>
                </c:pt>
                <c:pt idx="47">
                  <c:v>43</c:v>
                </c:pt>
                <c:pt idx="48">
                  <c:v>44</c:v>
                </c:pt>
                <c:pt idx="49">
                  <c:v>48</c:v>
                </c:pt>
                <c:pt idx="50">
                  <c:v>50</c:v>
                </c:pt>
                <c:pt idx="51">
                  <c:v>50</c:v>
                </c:pt>
                <c:pt idx="52">
                  <c:v>53</c:v>
                </c:pt>
                <c:pt idx="53">
                  <c:v>56</c:v>
                </c:pt>
                <c:pt idx="54">
                  <c:v>61</c:v>
                </c:pt>
                <c:pt idx="55">
                  <c:v>44</c:v>
                </c:pt>
                <c:pt idx="56">
                  <c:v>49</c:v>
                </c:pt>
                <c:pt idx="57">
                  <c:v>51</c:v>
                </c:pt>
                <c:pt idx="58">
                  <c:v>57</c:v>
                </c:pt>
                <c:pt idx="59">
                  <c:v>52</c:v>
                </c:pt>
                <c:pt idx="60">
                  <c:v>59</c:v>
                </c:pt>
                <c:pt idx="61">
                  <c:v>60</c:v>
                </c:pt>
                <c:pt idx="62">
                  <c:v>68</c:v>
                </c:pt>
                <c:pt idx="63">
                  <c:v>68</c:v>
                </c:pt>
              </c:numCache>
            </c:numRef>
          </c:yVal>
        </c:ser>
        <c:axId val="135656960"/>
        <c:axId val="47460736"/>
      </c:scatterChart>
      <c:valAx>
        <c:axId val="135656960"/>
        <c:scaling>
          <c:orientation val="minMax"/>
          <c:max val="1.7"/>
          <c:min val="1"/>
        </c:scaling>
        <c:axPos val="b"/>
        <c:majorGridlines/>
        <c:minorGridlines/>
        <c:title>
          <c:tx>
            <c:rich>
              <a:bodyPr/>
              <a:lstStyle/>
              <a:p>
                <a:pPr>
                  <a:defRPr/>
                </a:pPr>
                <a:r>
                  <a:rPr lang="es-AR"/>
                  <a:t>Tensión de entrada</a:t>
                </a:r>
              </a:p>
            </c:rich>
          </c:tx>
        </c:title>
        <c:numFmt formatCode="0.00" sourceLinked="1"/>
        <c:tickLblPos val="low"/>
        <c:txPr>
          <a:bodyPr rot="0" anchor="b" anchorCtr="1"/>
          <a:lstStyle/>
          <a:p>
            <a:pPr>
              <a:defRPr/>
            </a:pPr>
            <a:endParaRPr lang="es-AR"/>
          </a:p>
        </c:txPr>
        <c:crossAx val="47460736"/>
        <c:crosses val="autoZero"/>
        <c:crossBetween val="midCat"/>
      </c:valAx>
      <c:valAx>
        <c:axId val="47460736"/>
        <c:scaling>
          <c:orientation val="minMax"/>
          <c:min val="0"/>
        </c:scaling>
        <c:axPos val="l"/>
        <c:majorGridlines/>
        <c:minorGridlines/>
        <c:title>
          <c:tx>
            <c:rich>
              <a:bodyPr/>
              <a:lstStyle/>
              <a:p>
                <a:pPr>
                  <a:defRPr/>
                </a:pPr>
                <a:r>
                  <a:rPr lang="es-AR"/>
                  <a:t>Cantidad de errores</a:t>
                </a:r>
              </a:p>
            </c:rich>
          </c:tx>
        </c:title>
        <c:numFmt formatCode="General" sourceLinked="1"/>
        <c:tickLblPos val="nextTo"/>
        <c:txPr>
          <a:bodyPr rot="0"/>
          <a:lstStyle/>
          <a:p>
            <a:pPr>
              <a:defRPr/>
            </a:pPr>
            <a:endParaRPr lang="es-AR"/>
          </a:p>
        </c:txPr>
        <c:crossAx val="135656960"/>
        <c:crosses val="autoZero"/>
        <c:crossBetween val="midCat"/>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style val="43"/>
  <c:chart>
    <c:autoTitleDeleted val="1"/>
    <c:plotArea>
      <c:layout/>
      <c:scatterChart>
        <c:scatterStyle val="lineMarker"/>
        <c:ser>
          <c:idx val="0"/>
          <c:order val="0"/>
          <c:tx>
            <c:strRef>
              <c:f>'Analisis de datos'!$J$4</c:f>
              <c:strCache>
                <c:ptCount val="1"/>
                <c:pt idx="0">
                  <c:v>Exponencial</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1.1299999999999972</c:v>
                </c:pt>
                <c:pt idx="13">
                  <c:v>1.1399999999999972</c:v>
                </c:pt>
                <c:pt idx="14">
                  <c:v>1.1499999999999972</c:v>
                </c:pt>
                <c:pt idx="15">
                  <c:v>1.1599999999999973</c:v>
                </c:pt>
                <c:pt idx="16">
                  <c:v>1.1700000000000021</c:v>
                </c:pt>
                <c:pt idx="17">
                  <c:v>1.1800000000000024</c:v>
                </c:pt>
                <c:pt idx="18">
                  <c:v>1.1900000000000024</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datos'!$J$5:$J$68</c:f>
              <c:numCache>
                <c:formatCode>General</c:formatCode>
                <c:ptCount val="6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2</c:v>
                </c:pt>
                <c:pt idx="19">
                  <c:v>2</c:v>
                </c:pt>
                <c:pt idx="20">
                  <c:v>2</c:v>
                </c:pt>
                <c:pt idx="21">
                  <c:v>2</c:v>
                </c:pt>
                <c:pt idx="22">
                  <c:v>2</c:v>
                </c:pt>
                <c:pt idx="23">
                  <c:v>2</c:v>
                </c:pt>
                <c:pt idx="24">
                  <c:v>2</c:v>
                </c:pt>
                <c:pt idx="25">
                  <c:v>2</c:v>
                </c:pt>
                <c:pt idx="26">
                  <c:v>2</c:v>
                </c:pt>
                <c:pt idx="27">
                  <c:v>2</c:v>
                </c:pt>
                <c:pt idx="28">
                  <c:v>2</c:v>
                </c:pt>
                <c:pt idx="29">
                  <c:v>2</c:v>
                </c:pt>
                <c:pt idx="30">
                  <c:v>1</c:v>
                </c:pt>
                <c:pt idx="31">
                  <c:v>4</c:v>
                </c:pt>
                <c:pt idx="32">
                  <c:v>6</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4</c:v>
                </c:pt>
                <c:pt idx="62">
                  <c:v>5</c:v>
                </c:pt>
                <c:pt idx="63">
                  <c:v>4</c:v>
                </c:pt>
              </c:numCache>
            </c:numRef>
          </c:yVal>
        </c:ser>
        <c:axId val="47472000"/>
        <c:axId val="47482368"/>
      </c:scatterChart>
      <c:valAx>
        <c:axId val="47472000"/>
        <c:scaling>
          <c:orientation val="minMax"/>
          <c:max val="1.7"/>
          <c:min val="1"/>
        </c:scaling>
        <c:axPos val="b"/>
        <c:majorGridlines/>
        <c:minorGridlines/>
        <c:title>
          <c:tx>
            <c:rich>
              <a:bodyPr/>
              <a:lstStyle/>
              <a:p>
                <a:pPr>
                  <a:defRPr/>
                </a:pPr>
                <a:r>
                  <a:rPr lang="es-AR"/>
                  <a:t>Tensión</a:t>
                </a:r>
                <a:r>
                  <a:rPr lang="es-AR" baseline="0"/>
                  <a:t> de entrada</a:t>
                </a:r>
                <a:endParaRPr lang="es-AR"/>
              </a:p>
            </c:rich>
          </c:tx>
        </c:title>
        <c:numFmt formatCode="0.00" sourceLinked="1"/>
        <c:tickLblPos val="nextTo"/>
        <c:crossAx val="47482368"/>
        <c:crosses val="autoZero"/>
        <c:crossBetween val="midCat"/>
      </c:valAx>
      <c:valAx>
        <c:axId val="47482368"/>
        <c:scaling>
          <c:orientation val="minMax"/>
        </c:scaling>
        <c:axPos val="l"/>
        <c:majorGridlines/>
        <c:minorGridlines/>
        <c:title>
          <c:tx>
            <c:rich>
              <a:bodyPr/>
              <a:lstStyle/>
              <a:p>
                <a:pPr>
                  <a:defRPr/>
                </a:pPr>
                <a:r>
                  <a:rPr lang="es-AR"/>
                  <a:t>Cantidad de errore</a:t>
                </a:r>
              </a:p>
            </c:rich>
          </c:tx>
        </c:title>
        <c:numFmt formatCode="General" sourceLinked="1"/>
        <c:tickLblPos val="nextTo"/>
        <c:crossAx val="47472000"/>
        <c:crosses val="autoZero"/>
        <c:crossBetween val="midCat"/>
      </c:valAx>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Errores segun nodo de inyección</a:t>
            </a:r>
          </a:p>
        </c:rich>
      </c:tx>
    </c:title>
    <c:view3D>
      <c:perspective val="30"/>
    </c:view3D>
    <c:plotArea>
      <c:layout/>
      <c:bar3DChart>
        <c:barDir val="col"/>
        <c:grouping val="standard"/>
        <c:ser>
          <c:idx val="1"/>
          <c:order val="0"/>
          <c:tx>
            <c:strRef>
              <c:f>'Analisis de datos'!$N$4</c:f>
              <c:strCache>
                <c:ptCount val="1"/>
                <c:pt idx="0">
                  <c:v>Exponencial</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datos'!$N$5:$N$11</c:f>
              <c:numCache>
                <c:formatCode>General</c:formatCode>
                <c:ptCount val="7"/>
                <c:pt idx="0">
                  <c:v>33</c:v>
                </c:pt>
                <c:pt idx="1">
                  <c:v>33</c:v>
                </c:pt>
                <c:pt idx="2">
                  <c:v>31</c:v>
                </c:pt>
                <c:pt idx="3">
                  <c:v>33</c:v>
                </c:pt>
                <c:pt idx="4">
                  <c:v>1</c:v>
                </c:pt>
                <c:pt idx="5">
                  <c:v>12</c:v>
                </c:pt>
                <c:pt idx="6">
                  <c:v>63</c:v>
                </c:pt>
              </c:numCache>
            </c:numRef>
          </c:val>
        </c:ser>
        <c:ser>
          <c:idx val="0"/>
          <c:order val="1"/>
          <c:tx>
            <c:strRef>
              <c:f>'Analisis de datos'!$M$4</c:f>
              <c:strCache>
                <c:ptCount val="1"/>
                <c:pt idx="0">
                  <c:v>Rampa</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datos'!$M$5:$M$11</c:f>
              <c:numCache>
                <c:formatCode>General</c:formatCode>
                <c:ptCount val="7"/>
                <c:pt idx="0">
                  <c:v>33</c:v>
                </c:pt>
                <c:pt idx="1">
                  <c:v>33</c:v>
                </c:pt>
                <c:pt idx="2">
                  <c:v>33</c:v>
                </c:pt>
                <c:pt idx="3">
                  <c:v>33</c:v>
                </c:pt>
                <c:pt idx="4">
                  <c:v>13</c:v>
                </c:pt>
                <c:pt idx="5">
                  <c:v>64</c:v>
                </c:pt>
                <c:pt idx="6">
                  <c:v>1782</c:v>
                </c:pt>
              </c:numCache>
            </c:numRef>
          </c:val>
        </c:ser>
        <c:dLbls>
          <c:showVal val="1"/>
        </c:dLbls>
        <c:shape val="box"/>
        <c:axId val="47508480"/>
        <c:axId val="47645440"/>
        <c:axId val="118474944"/>
      </c:bar3DChart>
      <c:catAx>
        <c:axId val="47508480"/>
        <c:scaling>
          <c:orientation val="minMax"/>
        </c:scaling>
        <c:axPos val="b"/>
        <c:majorTickMark val="none"/>
        <c:tickLblPos val="nextTo"/>
        <c:crossAx val="47645440"/>
        <c:crosses val="autoZero"/>
        <c:auto val="1"/>
        <c:lblAlgn val="ctr"/>
        <c:lblOffset val="100"/>
      </c:catAx>
      <c:valAx>
        <c:axId val="47645440"/>
        <c:scaling>
          <c:logBase val="10"/>
          <c:orientation val="minMax"/>
        </c:scaling>
        <c:delete val="1"/>
        <c:axPos val="l"/>
        <c:numFmt formatCode="General" sourceLinked="1"/>
        <c:majorTickMark val="none"/>
        <c:tickLblPos val="none"/>
        <c:crossAx val="47508480"/>
        <c:crosses val="autoZero"/>
        <c:crossBetween val="between"/>
      </c:valAx>
      <c:serAx>
        <c:axId val="118474944"/>
        <c:scaling>
          <c:orientation val="minMax"/>
        </c:scaling>
        <c:delete val="1"/>
        <c:axPos val="b"/>
        <c:majorTickMark val="none"/>
        <c:tickLblPos val="none"/>
        <c:crossAx val="47645440"/>
        <c:crosses val="autoZero"/>
      </c:serAx>
    </c:plotArea>
    <c:legend>
      <c:legendPos val="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Distribucion de errores según bit de salida</a:t>
            </a:r>
          </a:p>
        </c:rich>
      </c:tx>
    </c:title>
    <c:plotArea>
      <c:layout/>
      <c:barChart>
        <c:barDir val="bar"/>
        <c:grouping val="clustered"/>
        <c:ser>
          <c:idx val="1"/>
          <c:order val="0"/>
          <c:tx>
            <c:strRef>
              <c:f>'Analisis de datos'!$N$17</c:f>
              <c:strCache>
                <c:ptCount val="1"/>
                <c:pt idx="0">
                  <c:v>Exponencial</c:v>
                </c:pt>
              </c:strCache>
            </c:strRef>
          </c:tx>
          <c:cat>
            <c:strRef>
              <c:f>'Analisis de datos'!$L$18:$L$23</c:f>
              <c:strCache>
                <c:ptCount val="6"/>
                <c:pt idx="0">
                  <c:v>LSB</c:v>
                </c:pt>
                <c:pt idx="1">
                  <c:v>2SB</c:v>
                </c:pt>
                <c:pt idx="2">
                  <c:v>3SB</c:v>
                </c:pt>
                <c:pt idx="3">
                  <c:v>4SB</c:v>
                </c:pt>
                <c:pt idx="4">
                  <c:v>5SB</c:v>
                </c:pt>
                <c:pt idx="5">
                  <c:v>MSB</c:v>
                </c:pt>
              </c:strCache>
            </c:strRef>
          </c:cat>
          <c:val>
            <c:numRef>
              <c:f>'Analisis de datos'!$N$18:$N$23</c:f>
              <c:numCache>
                <c:formatCode>General</c:formatCode>
                <c:ptCount val="6"/>
                <c:pt idx="0">
                  <c:v>0</c:v>
                </c:pt>
                <c:pt idx="1">
                  <c:v>0</c:v>
                </c:pt>
                <c:pt idx="2">
                  <c:v>0</c:v>
                </c:pt>
                <c:pt idx="3">
                  <c:v>0</c:v>
                </c:pt>
                <c:pt idx="4">
                  <c:v>0</c:v>
                </c:pt>
                <c:pt idx="5">
                  <c:v>206</c:v>
                </c:pt>
              </c:numCache>
            </c:numRef>
          </c:val>
        </c:ser>
        <c:ser>
          <c:idx val="0"/>
          <c:order val="1"/>
          <c:tx>
            <c:strRef>
              <c:f>'Analisis de datos'!$M$17</c:f>
              <c:strCache>
                <c:ptCount val="1"/>
                <c:pt idx="0">
                  <c:v>Rampa</c:v>
                </c:pt>
              </c:strCache>
            </c:strRef>
          </c:tx>
          <c:cat>
            <c:strRef>
              <c:f>'Analisis de datos'!$L$18:$L$23</c:f>
              <c:strCache>
                <c:ptCount val="6"/>
                <c:pt idx="0">
                  <c:v>LSB</c:v>
                </c:pt>
                <c:pt idx="1">
                  <c:v>2SB</c:v>
                </c:pt>
                <c:pt idx="2">
                  <c:v>3SB</c:v>
                </c:pt>
                <c:pt idx="3">
                  <c:v>4SB</c:v>
                </c:pt>
                <c:pt idx="4">
                  <c:v>5SB</c:v>
                </c:pt>
                <c:pt idx="5">
                  <c:v>MSB</c:v>
                </c:pt>
              </c:strCache>
            </c:strRef>
          </c:cat>
          <c:val>
            <c:numRef>
              <c:f>'Analisis de datos'!$M$18:$M$23</c:f>
              <c:numCache>
                <c:formatCode>General</c:formatCode>
                <c:ptCount val="6"/>
                <c:pt idx="0">
                  <c:v>977</c:v>
                </c:pt>
                <c:pt idx="1">
                  <c:v>448</c:v>
                </c:pt>
                <c:pt idx="2">
                  <c:v>182</c:v>
                </c:pt>
                <c:pt idx="3">
                  <c:v>195</c:v>
                </c:pt>
                <c:pt idx="4">
                  <c:v>86</c:v>
                </c:pt>
                <c:pt idx="5">
                  <c:v>273</c:v>
                </c:pt>
              </c:numCache>
            </c:numRef>
          </c:val>
        </c:ser>
        <c:axId val="47693184"/>
        <c:axId val="48186496"/>
      </c:barChart>
      <c:catAx>
        <c:axId val="47693184"/>
        <c:scaling>
          <c:orientation val="minMax"/>
        </c:scaling>
        <c:axPos val="l"/>
        <c:majorTickMark val="none"/>
        <c:tickLblPos val="nextTo"/>
        <c:txPr>
          <a:bodyPr/>
          <a:lstStyle/>
          <a:p>
            <a:pPr>
              <a:defRPr sz="800"/>
            </a:pPr>
            <a:endParaRPr lang="es-AR"/>
          </a:p>
        </c:txPr>
        <c:crossAx val="48186496"/>
        <c:crosses val="autoZero"/>
        <c:auto val="1"/>
        <c:lblAlgn val="ctr"/>
        <c:lblOffset val="100"/>
      </c:catAx>
      <c:valAx>
        <c:axId val="48186496"/>
        <c:scaling>
          <c:orientation val="minMax"/>
        </c:scaling>
        <c:axPos val="b"/>
        <c:minorGridlines/>
        <c:numFmt formatCode="General" sourceLinked="1"/>
        <c:majorTickMark val="none"/>
        <c:tickLblPos val="nextTo"/>
        <c:txPr>
          <a:bodyPr/>
          <a:lstStyle/>
          <a:p>
            <a:pPr>
              <a:defRPr sz="800"/>
            </a:pPr>
            <a:endParaRPr lang="es-AR"/>
          </a:p>
        </c:txPr>
        <c:crossAx val="47693184"/>
        <c:crosses val="autoZero"/>
        <c:crossBetween val="between"/>
      </c:valAx>
    </c:plotArea>
    <c:legend>
      <c:legendPos val="b"/>
      <c:txPr>
        <a:bodyPr/>
        <a:lstStyle/>
        <a:p>
          <a:pPr rtl="0">
            <a:defRPr/>
          </a:pPr>
          <a:endParaRPr lang="es-AR"/>
        </a:p>
      </c:txP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4F8FFCF7-B9DA-4A7D-B3F7-A83BB618C862}" srcId="{8A28A104-AE37-4170-A71D-93514034A40B}" destId="{045FECEF-E947-4F6B-A52F-D2BD5844D8DC}" srcOrd="0" destOrd="0" parTransId="{471B78FD-CFCD-4196-BF69-A19479FCC8FF}" sibTransId="{3A4EFD00-E824-4AC6-8CDA-2CB05E57EF75}"/>
    <dgm:cxn modelId="{C66AB7E9-1A54-41A4-9FB2-07D703B66FAB}" srcId="{8A28A104-AE37-4170-A71D-93514034A40B}" destId="{30B33EE7-439F-4224-8B1F-02EC5E897D0B}" srcOrd="1" destOrd="0" parTransId="{36BD9E46-9312-4CE7-8FDC-A582FE0FAB86}" sibTransId="{AC95B9B6-C56E-4FEF-8C6A-12F7741F4685}"/>
    <dgm:cxn modelId="{8BF63F67-3B05-482B-AF49-0D85B9E18F42}" type="presOf" srcId="{852930E8-AE5C-473F-B7D4-885A1528EBE7}" destId="{A8125330-1F10-4ED1-A82E-FE051DF11DCB}" srcOrd="0" destOrd="0" presId="urn:microsoft.com/office/officeart/2005/8/layout/radial6"/>
    <dgm:cxn modelId="{742D8598-B4CE-4372-AFD5-47CF29E3EC54}" type="presOf" srcId="{824E7D5A-24BD-4BBB-9CA7-F8DE03E3C6EC}" destId="{27157CA4-4C15-4FF2-AF98-B56A130127B7}" srcOrd="0" destOrd="0" presId="urn:microsoft.com/office/officeart/2005/8/layout/radial6"/>
    <dgm:cxn modelId="{5F825775-8B44-4A35-AF50-E2949E15B3C8}" type="presOf" srcId="{EED691C2-4BC8-4CA6-AE0E-F5FC977A82E6}" destId="{DEBFC0E3-F47B-4346-81B9-47D90018653C}" srcOrd="0" destOrd="0" presId="urn:microsoft.com/office/officeart/2005/8/layout/radial6"/>
    <dgm:cxn modelId="{7F0D7CA1-37EC-475C-A91F-BDCB7679A52F}" type="presOf" srcId="{E6460567-61C1-4FFF-A28E-784B7EAB1EC6}" destId="{01B38DC9-6425-4DDB-B64A-F1DC315FF330}" srcOrd="0" destOrd="0" presId="urn:microsoft.com/office/officeart/2005/8/layout/radial6"/>
    <dgm:cxn modelId="{764BA7EB-A35D-4110-919F-FB57B61591AE}" type="presOf" srcId="{12C189CE-869A-46D8-AD8C-0F7179C4FA6D}" destId="{7C8754B5-CCF2-4B27-AEBC-9A995ADCBB9E}"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EE7E16A2-8C59-4221-8B55-4CE2E42334F0}" srcId="{824E7D5A-24BD-4BBB-9CA7-F8DE03E3C6EC}" destId="{F22A4B1E-B1BE-4C15-844F-3F6BF2F893E9}" srcOrd="1" destOrd="0" parTransId="{4B263AD9-FA00-4E09-B362-10CABF470A08}" sibTransId="{12C189CE-869A-46D8-AD8C-0F7179C4FA6D}"/>
    <dgm:cxn modelId="{B7339EAD-E506-42FC-83E5-7180B0AAFC59}" type="presOf" srcId="{3851E0E5-1EE3-4BE0-B245-4ACAE1316BF6}" destId="{C6892F22-66F3-4D52-8B0D-2F5F0B8EA2DE}" srcOrd="0" destOrd="0" presId="urn:microsoft.com/office/officeart/2005/8/layout/radial6"/>
    <dgm:cxn modelId="{BEA3FC14-3898-46F0-990E-510619661018}" srcId="{824E7D5A-24BD-4BBB-9CA7-F8DE03E3C6EC}" destId="{E6460567-61C1-4FFF-A28E-784B7EAB1EC6}" srcOrd="0" destOrd="0" parTransId="{79D8F19B-0AEF-48AD-8636-F07680F5F2AE}" sibTransId="{EED691C2-4BC8-4CA6-AE0E-F5FC977A82E6}"/>
    <dgm:cxn modelId="{25F6303E-8E88-4769-A9E0-CA6E05498429}" type="presOf" srcId="{F22A4B1E-B1BE-4C15-844F-3F6BF2F893E9}" destId="{D32B39E7-955D-463B-B7E2-753AC4E12F45}" srcOrd="0" destOrd="0" presId="urn:microsoft.com/office/officeart/2005/8/layout/radial6"/>
    <dgm:cxn modelId="{916B1956-509A-4158-8752-E5333863A411}" type="presOf" srcId="{D3F7476D-6854-4506-9762-6450F923A837}" destId="{DA206D1E-573D-4A33-92B8-C4FE6E65A874}" srcOrd="0" destOrd="0" presId="urn:microsoft.com/office/officeart/2005/8/layout/radial6"/>
    <dgm:cxn modelId="{BE82A1DA-45C8-4389-ACC3-4D8FB3F1D56E}" srcId="{824E7D5A-24BD-4BBB-9CA7-F8DE03E3C6EC}" destId="{3851E0E5-1EE3-4BE0-B245-4ACAE1316BF6}" srcOrd="2" destOrd="0" parTransId="{6AC14223-6AC0-4B57-9BF5-9591E3C1328C}" sibTransId="{852930E8-AE5C-473F-B7D4-885A1528EBE7}"/>
    <dgm:cxn modelId="{7EE773D5-86ED-41E3-91E3-275E562CFC75}" srcId="{D3F7476D-6854-4506-9762-6450F923A837}" destId="{824E7D5A-24BD-4BBB-9CA7-F8DE03E3C6EC}" srcOrd="0" destOrd="0" parTransId="{78E48914-62F8-432D-90C3-1609BAEB1149}" sibTransId="{23407590-0E43-41FE-B4F6-975916AD8AAA}"/>
    <dgm:cxn modelId="{DDD2F3D4-DFDD-48B4-A2B1-F429EE1A1248}" srcId="{8A28A104-AE37-4170-A71D-93514034A40B}" destId="{05DF8A83-7886-46F2-843E-030E4215A240}" srcOrd="2" destOrd="0" parTransId="{D51D07FF-F4AA-4F26-9E20-546A4B8C5667}" sibTransId="{FCD31C67-C3B3-4832-B07A-BDB19D2B5823}"/>
    <dgm:cxn modelId="{C2193937-0DD4-4452-A2D1-E9A1FB95FC3C}" srcId="{D3F7476D-6854-4506-9762-6450F923A837}" destId="{8A28A104-AE37-4170-A71D-93514034A40B}" srcOrd="1" destOrd="0" parTransId="{80046A3A-289E-46BF-BE1A-B8803CC7FF0B}" sibTransId="{B81CEEA1-FF6E-43EE-8B3B-BA805E8A4BDA}"/>
    <dgm:cxn modelId="{DBC5442F-FD28-403E-8DC1-B91B3693E6EC}" type="presParOf" srcId="{DA206D1E-573D-4A33-92B8-C4FE6E65A874}" destId="{27157CA4-4C15-4FF2-AF98-B56A130127B7}" srcOrd="0" destOrd="0" presId="urn:microsoft.com/office/officeart/2005/8/layout/radial6"/>
    <dgm:cxn modelId="{D5DEEAB5-3831-44C8-98A0-E5961D7A0168}" type="presParOf" srcId="{DA206D1E-573D-4A33-92B8-C4FE6E65A874}" destId="{01B38DC9-6425-4DDB-B64A-F1DC315FF330}" srcOrd="1" destOrd="0" presId="urn:microsoft.com/office/officeart/2005/8/layout/radial6"/>
    <dgm:cxn modelId="{F8708B2E-4772-4F76-90A5-110BC151481A}" type="presParOf" srcId="{DA206D1E-573D-4A33-92B8-C4FE6E65A874}" destId="{06168769-8384-4267-B616-CB3E5941E70A}" srcOrd="2" destOrd="0" presId="urn:microsoft.com/office/officeart/2005/8/layout/radial6"/>
    <dgm:cxn modelId="{BEEE1F1C-EB2A-4F31-A58D-3EB7F41D33D5}" type="presParOf" srcId="{DA206D1E-573D-4A33-92B8-C4FE6E65A874}" destId="{DEBFC0E3-F47B-4346-81B9-47D90018653C}" srcOrd="3" destOrd="0" presId="urn:microsoft.com/office/officeart/2005/8/layout/radial6"/>
    <dgm:cxn modelId="{6BBC4DDF-0AA7-430F-8F06-E45EEA627A5A}" type="presParOf" srcId="{DA206D1E-573D-4A33-92B8-C4FE6E65A874}" destId="{D32B39E7-955D-463B-B7E2-753AC4E12F45}" srcOrd="4" destOrd="0" presId="urn:microsoft.com/office/officeart/2005/8/layout/radial6"/>
    <dgm:cxn modelId="{CFFBFBFC-3B42-49C5-8412-4E7C2D353F50}" type="presParOf" srcId="{DA206D1E-573D-4A33-92B8-C4FE6E65A874}" destId="{CD3AE6AC-C38D-4105-AB9A-D697EC6102D7}" srcOrd="5" destOrd="0" presId="urn:microsoft.com/office/officeart/2005/8/layout/radial6"/>
    <dgm:cxn modelId="{9EF728FC-89A1-43CD-82E5-94F2F0ACF894}" type="presParOf" srcId="{DA206D1E-573D-4A33-92B8-C4FE6E65A874}" destId="{7C8754B5-CCF2-4B27-AEBC-9A995ADCBB9E}" srcOrd="6" destOrd="0" presId="urn:microsoft.com/office/officeart/2005/8/layout/radial6"/>
    <dgm:cxn modelId="{CCEB9EF5-25E4-434F-A452-5B80EA97EF50}" type="presParOf" srcId="{DA206D1E-573D-4A33-92B8-C4FE6E65A874}" destId="{C6892F22-66F3-4D52-8B0D-2F5F0B8EA2DE}" srcOrd="7" destOrd="0" presId="urn:microsoft.com/office/officeart/2005/8/layout/radial6"/>
    <dgm:cxn modelId="{BB983CF2-6060-4449-9E7E-F2F3EFB08DB4}" type="presParOf" srcId="{DA206D1E-573D-4A33-92B8-C4FE6E65A874}" destId="{C4A5D4DF-6D82-44DC-8A84-769E00D2C0E2}" srcOrd="8" destOrd="0" presId="urn:microsoft.com/office/officeart/2005/8/layout/radial6"/>
    <dgm:cxn modelId="{24FFD798-1729-4694-A1D4-9F9251853A82}"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30736E54-BD54-4AE2-868B-7FB65B9DD73E}" type="presOf" srcId="{0B415DCD-D2A0-4AF8-AD73-A51C8D30DE43}" destId="{C74D6E9A-DE87-4A65-9F50-30F8C6D82B96}" srcOrd="0" destOrd="0" presId="urn:microsoft.com/office/officeart/2005/8/layout/radial6"/>
    <dgm:cxn modelId="{57BBC92B-58A8-4293-8616-7671D72ED217}" type="presOf" srcId="{BAE189E7-4B91-4AE4-BE91-EAA92477DB02}" destId="{371866DA-045F-4A13-9B65-B77DDA3A1303}" srcOrd="0" destOrd="0" presId="urn:microsoft.com/office/officeart/2005/8/layout/radial6"/>
    <dgm:cxn modelId="{FF805667-85AC-4531-AE84-FE8AC40CCDF2}" type="presOf" srcId="{09EED783-BDFF-4A68-9694-067EA4A9BB1E}" destId="{63496356-E156-4CFB-ACB3-BFE2C8673254}"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32A7504E-882C-43C2-9024-241422E19318}" srcId="{94CFF9AE-7F77-44AC-B511-ECF66CDC26CF}" destId="{BAE189E7-4B91-4AE4-BE91-EAA92477DB02}" srcOrd="0" destOrd="0" parTransId="{6D90896C-F01F-4145-B1A2-F1547DD26DAF}" sibTransId="{C13AB185-E4D9-49E0-BC39-6763BFBD1894}"/>
    <dgm:cxn modelId="{F7B335B3-2C32-4923-A1B9-7BB98BB2C644}" type="presOf" srcId="{6CFD4E45-23B0-4CDD-A97B-47BCAEA4FD07}" destId="{1E003E75-6515-433F-B3BA-070DC6E3C17B}" srcOrd="0" destOrd="0" presId="urn:microsoft.com/office/officeart/2005/8/layout/radial6"/>
    <dgm:cxn modelId="{4409AFA9-F0C5-45DC-AD03-D4896AA56F21}" srcId="{19D8E0E7-0C3A-4CC1-B4F9-00727BA13C44}" destId="{94CFF9AE-7F77-44AC-B511-ECF66CDC26CF}" srcOrd="0" destOrd="0" parTransId="{96744266-2D23-4755-A12C-9F554FEA7321}" sibTransId="{20B00BEC-5349-496F-B4A3-B35C738A06CB}"/>
    <dgm:cxn modelId="{DD027BFD-8689-454F-B5BB-BE335FE0D23F}" srcId="{94CFF9AE-7F77-44AC-B511-ECF66CDC26CF}" destId="{6CFD4E45-23B0-4CDD-A97B-47BCAEA4FD07}" srcOrd="1" destOrd="0" parTransId="{1940B253-9EB8-4584-A2E4-5F1978462EC9}" sibTransId="{0B415DCD-D2A0-4AF8-AD73-A51C8D30DE43}"/>
    <dgm:cxn modelId="{84702D9D-46C0-4E30-ADF8-BD04A7D74D94}" type="presOf" srcId="{94CFF9AE-7F77-44AC-B511-ECF66CDC26CF}" destId="{913B1E4A-FEBA-4F6A-9E05-F82E3ACA7D54}" srcOrd="0" destOrd="0" presId="urn:microsoft.com/office/officeart/2005/8/layout/radial6"/>
    <dgm:cxn modelId="{7243D51D-F5AC-4140-BC17-F5216502195B}" type="presOf" srcId="{BD6DD09B-1305-45F5-A9B0-6D7BC47C9C7B}" destId="{07F67EAB-0D71-434D-BB37-CE3E9600E098}" srcOrd="0" destOrd="0" presId="urn:microsoft.com/office/officeart/2005/8/layout/radial6"/>
    <dgm:cxn modelId="{F37DFB22-9F08-42FC-A994-1FE6F2768B17}" type="presOf" srcId="{19D8E0E7-0C3A-4CC1-B4F9-00727BA13C44}" destId="{A41D64C0-8FB7-49BC-88D7-3F6B813592A1}" srcOrd="0" destOrd="0" presId="urn:microsoft.com/office/officeart/2005/8/layout/radial6"/>
    <dgm:cxn modelId="{01F3311F-7319-41D2-9BC7-CE0C5FF83833}" type="presOf" srcId="{B9B08EDC-5289-4004-A79B-75DF232816F9}" destId="{46E576A1-A50A-460F-B630-9103E9B86AD3}" srcOrd="0" destOrd="0" presId="urn:microsoft.com/office/officeart/2005/8/layout/radial6"/>
    <dgm:cxn modelId="{A7923783-D7DD-4DD1-951D-C1ACABD8941F}" type="presOf" srcId="{C13AB185-E4D9-49E0-BC39-6763BFBD1894}" destId="{537744B6-72DA-4EE3-AA07-8D44805C5E5B}"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E2854B02-F88F-4A88-9B28-D3A932A94657}" type="presOf" srcId="{59CB89AC-BD77-4CF2-A9A3-98AAE4DCF0BC}" destId="{D8ED6FCF-6415-4793-B0EC-884115B23211}" srcOrd="0" destOrd="0" presId="urn:microsoft.com/office/officeart/2005/8/layout/radial6"/>
    <dgm:cxn modelId="{8E63532F-FB0A-492F-A3E9-B7BE1B426C3F}" type="presParOf" srcId="{A41D64C0-8FB7-49BC-88D7-3F6B813592A1}" destId="{913B1E4A-FEBA-4F6A-9E05-F82E3ACA7D54}" srcOrd="0" destOrd="0" presId="urn:microsoft.com/office/officeart/2005/8/layout/radial6"/>
    <dgm:cxn modelId="{6F0CBB56-B252-4470-819A-C285CFEAFE0A}" type="presParOf" srcId="{A41D64C0-8FB7-49BC-88D7-3F6B813592A1}" destId="{371866DA-045F-4A13-9B65-B77DDA3A1303}" srcOrd="1" destOrd="0" presId="urn:microsoft.com/office/officeart/2005/8/layout/radial6"/>
    <dgm:cxn modelId="{04C40A8A-25DF-4C7C-B10C-A84C29180966}" type="presParOf" srcId="{A41D64C0-8FB7-49BC-88D7-3F6B813592A1}" destId="{CE3F33B2-190A-4142-A706-671CD46788E7}" srcOrd="2" destOrd="0" presId="urn:microsoft.com/office/officeart/2005/8/layout/radial6"/>
    <dgm:cxn modelId="{8A13E585-C728-49BB-AAB3-C1099900E78E}" type="presParOf" srcId="{A41D64C0-8FB7-49BC-88D7-3F6B813592A1}" destId="{537744B6-72DA-4EE3-AA07-8D44805C5E5B}" srcOrd="3" destOrd="0" presId="urn:microsoft.com/office/officeart/2005/8/layout/radial6"/>
    <dgm:cxn modelId="{BC64D836-B9F1-4B50-8034-F65BA4045237}" type="presParOf" srcId="{A41D64C0-8FB7-49BC-88D7-3F6B813592A1}" destId="{1E003E75-6515-433F-B3BA-070DC6E3C17B}" srcOrd="4" destOrd="0" presId="urn:microsoft.com/office/officeart/2005/8/layout/radial6"/>
    <dgm:cxn modelId="{25DE37BF-1E8F-4766-8BEC-6246670F9BAE}" type="presParOf" srcId="{A41D64C0-8FB7-49BC-88D7-3F6B813592A1}" destId="{3636A374-1F6E-4137-8A51-1DB6792A7A1E}" srcOrd="5" destOrd="0" presId="urn:microsoft.com/office/officeart/2005/8/layout/radial6"/>
    <dgm:cxn modelId="{A0961989-D14D-446E-9892-30E115E9DC46}" type="presParOf" srcId="{A41D64C0-8FB7-49BC-88D7-3F6B813592A1}" destId="{C74D6E9A-DE87-4A65-9F50-30F8C6D82B96}" srcOrd="6" destOrd="0" presId="urn:microsoft.com/office/officeart/2005/8/layout/radial6"/>
    <dgm:cxn modelId="{BA735C0D-526F-4EB1-98C3-8B243A965CD4}" type="presParOf" srcId="{A41D64C0-8FB7-49BC-88D7-3F6B813592A1}" destId="{07F67EAB-0D71-434D-BB37-CE3E9600E098}" srcOrd="7" destOrd="0" presId="urn:microsoft.com/office/officeart/2005/8/layout/radial6"/>
    <dgm:cxn modelId="{EF0C1C5C-8DB4-4056-9A92-287F15C5F132}" type="presParOf" srcId="{A41D64C0-8FB7-49BC-88D7-3F6B813592A1}" destId="{6FC4ACC6-04A6-4F6F-9008-71D93C3C620E}" srcOrd="8" destOrd="0" presId="urn:microsoft.com/office/officeart/2005/8/layout/radial6"/>
    <dgm:cxn modelId="{4E5E1970-7F6C-4EE0-89A9-8BC84C275B80}" type="presParOf" srcId="{A41D64C0-8FB7-49BC-88D7-3F6B813592A1}" destId="{46E576A1-A50A-460F-B630-9103E9B86AD3}" srcOrd="9" destOrd="0" presId="urn:microsoft.com/office/officeart/2005/8/layout/radial6"/>
    <dgm:cxn modelId="{70FBE04F-B23A-4EDE-99EC-67BD4630552E}" type="presParOf" srcId="{A41D64C0-8FB7-49BC-88D7-3F6B813592A1}" destId="{63496356-E156-4CFB-ACB3-BFE2C8673254}" srcOrd="10" destOrd="0" presId="urn:microsoft.com/office/officeart/2005/8/layout/radial6"/>
    <dgm:cxn modelId="{D05900C8-8760-4860-B1FA-5E22E71DE39F}" type="presParOf" srcId="{A41D64C0-8FB7-49BC-88D7-3F6B813592A1}" destId="{4AEB49B4-A109-415A-8CED-6DED5501C8F7}" srcOrd="11" destOrd="0" presId="urn:microsoft.com/office/officeart/2005/8/layout/radial6"/>
    <dgm:cxn modelId="{2CC1F0E6-6BA1-4115-B6DB-C11C6AAF6BA3}"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702545C9-6528-4F85-B426-74F9DDC7C2BA}" srcId="{4A122D1B-B816-45E5-8D51-0C3F63AE208D}" destId="{F97C6B51-37BB-41B5-A56B-6BFC5AD7E84F}" srcOrd="0" destOrd="0" parTransId="{22398B86-779A-4F6B-A34F-2ACFC4687EDB}" sibTransId="{8F7D4850-2EDD-4037-AD6C-52F9A1A466B6}"/>
    <dgm:cxn modelId="{7640B2AA-9730-49BC-AE29-9EC11B9B388C}" type="presOf" srcId="{CBC13BB6-FDCB-4B96-9C48-9179EC5FDCA8}" destId="{FFBC5902-1023-447E-A710-C941F28E4571}" srcOrd="0" destOrd="0" presId="urn:microsoft.com/office/officeart/2005/8/layout/chevron2"/>
    <dgm:cxn modelId="{0AE6B433-B5E1-47CA-ADF0-8CBA1A0C92EC}" type="presOf" srcId="{F97C6B51-37BB-41B5-A56B-6BFC5AD7E84F}" destId="{321A5904-C1D7-4FDD-88CC-8767E52696E4}" srcOrd="0" destOrd="0" presId="urn:microsoft.com/office/officeart/2005/8/layout/chevron2"/>
    <dgm:cxn modelId="{4C0190CF-5E10-473F-B884-EF57D3753BFE}" type="presOf" srcId="{51AC30FA-8260-45EB-B17E-43D6583AD990}" destId="{236A658C-51FD-47C8-A621-F43393F6FBD8}" srcOrd="0" destOrd="0" presId="urn:microsoft.com/office/officeart/2005/8/layout/chevron2"/>
    <dgm:cxn modelId="{3B013C08-6F16-4E05-8DEA-A4AB546FDD7E}" srcId="{F97C6B51-37BB-41B5-A56B-6BFC5AD7E84F}" destId="{66FDC4E1-361C-49EC-B6CE-2067F9D1DDCF}" srcOrd="2" destOrd="0" parTransId="{52F596DE-E114-4EEC-B3C1-51795B0E8BEA}" sibTransId="{98762D8C-2FE1-4E7B-99A4-4274668279E6}"/>
    <dgm:cxn modelId="{1E31B3D6-6682-44FD-9D4E-2DECB7F48A08}" srcId="{51AC30FA-8260-45EB-B17E-43D6583AD990}" destId="{25560193-3D81-4D7C-814D-BE6EB2381D1F}" srcOrd="2" destOrd="0" parTransId="{B7AE70F2-2A00-4B2E-AEE2-9A4B7CB0E31C}" sibTransId="{D96216F8-D4A1-46CB-8F7A-08FB648ACA98}"/>
    <dgm:cxn modelId="{46A912E7-2137-4528-B7E6-3856DE356430}" type="presOf" srcId="{66FDC4E1-361C-49EC-B6CE-2067F9D1DDCF}" destId="{24100B1D-C484-447C-8FA1-20B4E70C4548}" srcOrd="0" destOrd="2" presId="urn:microsoft.com/office/officeart/2005/8/layout/chevron2"/>
    <dgm:cxn modelId="{3D4C8BA3-D879-4597-A34B-32AC987EA39D}" type="presOf" srcId="{A4E4C500-E672-44B3-95B1-869B9EB38DFD}" destId="{FFBC5902-1023-447E-A710-C941F28E4571}" srcOrd="0" destOrd="1" presId="urn:microsoft.com/office/officeart/2005/8/layout/chevron2"/>
    <dgm:cxn modelId="{25F2249B-BC5A-4712-A941-B30B49A32662}" type="presOf" srcId="{FD1770AA-DE27-4BD0-84B9-8C6F3B7840E3}" destId="{133DD3BB-9B1A-48E7-8C31-9C89806A1316}" srcOrd="0" destOrd="1" presId="urn:microsoft.com/office/officeart/2005/8/layout/chevron2"/>
    <dgm:cxn modelId="{B832F9E8-BB29-4ABB-8661-D44B26DE7F1E}" type="presOf" srcId="{F6F062A2-FD64-4E39-9B1D-DE3B19E0C231}" destId="{57C5457B-9A9B-487F-894D-AF898F0EA4DA}"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AC0EC3CE-9EFC-42A9-A3A2-8DB8C18D5CE3}" srcId="{4A122D1B-B816-45E5-8D51-0C3F63AE208D}" destId="{51AC30FA-8260-45EB-B17E-43D6583AD990}" srcOrd="1" destOrd="0" parTransId="{DC4EB5D8-FD41-4611-8AE7-305554FECD33}" sibTransId="{65EB561F-EC3C-4BED-94DB-4C4C2DD7E1BA}"/>
    <dgm:cxn modelId="{F06BBE8C-5964-47B2-91F2-BD1742546F09}" type="presOf" srcId="{ACDD74E2-E09C-41BC-8041-159652CAB684}" destId="{24100B1D-C484-447C-8FA1-20B4E70C4548}" srcOrd="0" destOrd="0" presId="urn:microsoft.com/office/officeart/2005/8/layout/chevron2"/>
    <dgm:cxn modelId="{6D8D9A2F-00DC-4245-AD0E-FD8640DD56D4}" srcId="{F97C6B51-37BB-41B5-A56B-6BFC5AD7E84F}" destId="{ACDD74E2-E09C-41BC-8041-159652CAB684}" srcOrd="0" destOrd="0" parTransId="{3F79F702-0417-4512-88A0-A3407E31E433}" sibTransId="{F0500CD1-F2CA-43EB-9DC9-71D76725D028}"/>
    <dgm:cxn modelId="{5FC20886-B9B0-4DB8-8663-50C34B7BF5D8}" type="presOf" srcId="{C20D08A2-B11C-40E9-B0D1-AEE88E4FF42A}" destId="{133DD3BB-9B1A-48E7-8C31-9C89806A1316}" srcOrd="0" destOrd="0" presId="urn:microsoft.com/office/officeart/2005/8/layout/chevron2"/>
    <dgm:cxn modelId="{FFD56C9F-0C33-4DDA-944F-0C488DE1AD5B}" type="presOf" srcId="{0D34D45D-CBC4-4D2F-BB0D-32E8695BF901}" destId="{24100B1D-C484-447C-8FA1-20B4E70C4548}" srcOrd="0" destOrd="1" presId="urn:microsoft.com/office/officeart/2005/8/layout/chevron2"/>
    <dgm:cxn modelId="{2CD5A647-D7C3-4B4C-9E4E-EA8190917ED0}" type="presOf" srcId="{F10B96CE-7A92-465C-88AC-673C6F65D5CB}" destId="{F0A48D62-2C22-4AF9-9E26-B3604A9BFE5F}" srcOrd="0" destOrd="1" presId="urn:microsoft.com/office/officeart/2005/8/layout/chevron2"/>
    <dgm:cxn modelId="{15AEBBB9-1878-45C5-89F6-C52102685F3D}" srcId="{540CB32D-8624-48C1-B3D6-9BDBDF74BB47}" destId="{C20D08A2-B11C-40E9-B0D1-AEE88E4FF42A}" srcOrd="0" destOrd="0" parTransId="{F64A0045-5DEA-46BE-AA69-474595046AC9}" sibTransId="{1CE7BC80-48A1-4E9D-BD8D-81C00AE4DBB4}"/>
    <dgm:cxn modelId="{93E2247B-4813-447B-B14F-52D91985F8FD}" srcId="{F6F062A2-FD64-4E39-9B1D-DE3B19E0C231}" destId="{A4E4C500-E672-44B3-95B1-869B9EB38DFD}" srcOrd="1" destOrd="0" parTransId="{BBE8C5E0-92DE-4A10-B34C-BD94CFDEFC4E}" sibTransId="{7A33A718-DE74-4B34-8909-FC3DC68CE60C}"/>
    <dgm:cxn modelId="{37F15167-AB8B-4E29-A1F0-6C856139FFBE}" srcId="{4A122D1B-B816-45E5-8D51-0C3F63AE208D}" destId="{540CB32D-8624-48C1-B3D6-9BDBDF74BB47}" srcOrd="3" destOrd="0" parTransId="{C1F97796-3610-42D5-A57A-546E265AF2C5}" sibTransId="{0F46638C-D7CE-4F56-B91A-CACCF9798DA3}"/>
    <dgm:cxn modelId="{37204357-CB0C-4AD3-A9A9-B13FB11AB501}" type="presOf" srcId="{4A122D1B-B816-45E5-8D51-0C3F63AE208D}" destId="{8B900707-B738-46E2-83D5-E03321D1FBDE}" srcOrd="0" destOrd="0" presId="urn:microsoft.com/office/officeart/2005/8/layout/chevron2"/>
    <dgm:cxn modelId="{1AC1AA4A-3A63-472F-83C2-6F417444D109}" srcId="{51AC30FA-8260-45EB-B17E-43D6583AD990}" destId="{88D4D4EF-215A-4531-BABF-A0050A6FFCD2}" srcOrd="0" destOrd="0" parTransId="{7C3805DD-5E41-46B8-8A64-EC78A455F2DE}" sibTransId="{89F4C431-DE35-48D7-A3B9-D12D07511555}"/>
    <dgm:cxn modelId="{8F6E9DEB-CE1C-4A54-BE92-955973D87170}" srcId="{4A122D1B-B816-45E5-8D51-0C3F63AE208D}" destId="{F6F062A2-FD64-4E39-9B1D-DE3B19E0C231}" srcOrd="2" destOrd="0" parTransId="{731DF3B6-05BE-4E8A-AE56-3CB5D3B90949}" sibTransId="{9BCC218F-E57D-4AE7-A246-9616C82816DF}"/>
    <dgm:cxn modelId="{E11C66AC-8F6A-4515-8F9A-56EF1939062C}" srcId="{F6F062A2-FD64-4E39-9B1D-DE3B19E0C231}" destId="{CBC13BB6-FDCB-4B96-9C48-9179EC5FDCA8}" srcOrd="0" destOrd="0" parTransId="{E19FA283-4EF0-4275-8452-82EF5B7B50A0}" sibTransId="{86994439-71A7-4635-ACDE-10DC37BB3357}"/>
    <dgm:cxn modelId="{44AB76F5-E80D-44DC-AD13-195934193669}" type="presOf" srcId="{88D4D4EF-215A-4531-BABF-A0050A6FFCD2}" destId="{F0A48D62-2C22-4AF9-9E26-B3604A9BFE5F}" srcOrd="0" destOrd="0" presId="urn:microsoft.com/office/officeart/2005/8/layout/chevron2"/>
    <dgm:cxn modelId="{5507EA64-94DB-4FAE-9835-0D776F5AA78D}" type="presOf" srcId="{540CB32D-8624-48C1-B3D6-9BDBDF74BB47}" destId="{F1AD9AAC-48C9-4B44-9AC2-F3C901E22C6D}" srcOrd="0" destOrd="0" presId="urn:microsoft.com/office/officeart/2005/8/layout/chevron2"/>
    <dgm:cxn modelId="{8F15C922-1CB4-446A-ADFD-D5C63AFC8307}" srcId="{540CB32D-8624-48C1-B3D6-9BDBDF74BB47}" destId="{FD1770AA-DE27-4BD0-84B9-8C6F3B7840E3}" srcOrd="1" destOrd="0" parTransId="{9CB75208-C47A-4FED-A74E-19DD4EFC998C}" sibTransId="{20516776-7D77-4403-B2A2-D805C1477A26}"/>
    <dgm:cxn modelId="{81E0C4C4-D9A2-496A-9E25-A494C31372D3}" srcId="{51AC30FA-8260-45EB-B17E-43D6583AD990}" destId="{F10B96CE-7A92-465C-88AC-673C6F65D5CB}" srcOrd="1" destOrd="0" parTransId="{EDE83181-B61C-48B0-8F9B-4EF481C991A2}" sibTransId="{44F54F16-B1ED-4FF9-834D-EF3BF2373384}"/>
    <dgm:cxn modelId="{18FDC38B-3F9D-4964-80F4-8C89B8EC9569}" type="presOf" srcId="{25560193-3D81-4D7C-814D-BE6EB2381D1F}" destId="{F0A48D62-2C22-4AF9-9E26-B3604A9BFE5F}" srcOrd="0" destOrd="2" presId="urn:microsoft.com/office/officeart/2005/8/layout/chevron2"/>
    <dgm:cxn modelId="{587F3DA7-7959-4680-94E1-09D1B39D0BE9}" type="presParOf" srcId="{8B900707-B738-46E2-83D5-E03321D1FBDE}" destId="{5516738A-7C29-40F4-811B-6D28042C2731}" srcOrd="0" destOrd="0" presId="urn:microsoft.com/office/officeart/2005/8/layout/chevron2"/>
    <dgm:cxn modelId="{BEF141F2-40BF-4352-B10D-C9716A9FFAD1}" type="presParOf" srcId="{5516738A-7C29-40F4-811B-6D28042C2731}" destId="{321A5904-C1D7-4FDD-88CC-8767E52696E4}" srcOrd="0" destOrd="0" presId="urn:microsoft.com/office/officeart/2005/8/layout/chevron2"/>
    <dgm:cxn modelId="{A783E362-E030-4AB6-9F47-18ABA35B6083}" type="presParOf" srcId="{5516738A-7C29-40F4-811B-6D28042C2731}" destId="{24100B1D-C484-447C-8FA1-20B4E70C4548}" srcOrd="1" destOrd="0" presId="urn:microsoft.com/office/officeart/2005/8/layout/chevron2"/>
    <dgm:cxn modelId="{936DCD70-F350-4C09-876B-92D49DA5D538}" type="presParOf" srcId="{8B900707-B738-46E2-83D5-E03321D1FBDE}" destId="{FC6E547B-4941-48E3-857B-391DAA90A159}" srcOrd="1" destOrd="0" presId="urn:microsoft.com/office/officeart/2005/8/layout/chevron2"/>
    <dgm:cxn modelId="{4E13B89E-D49A-4D90-B0E6-CC92BEB6B2D8}" type="presParOf" srcId="{8B900707-B738-46E2-83D5-E03321D1FBDE}" destId="{E84AA5BE-A38E-464F-BCBF-434178591364}" srcOrd="2" destOrd="0" presId="urn:microsoft.com/office/officeart/2005/8/layout/chevron2"/>
    <dgm:cxn modelId="{668D858D-3EF4-4504-A888-37A12B5E6842}" type="presParOf" srcId="{E84AA5BE-A38E-464F-BCBF-434178591364}" destId="{236A658C-51FD-47C8-A621-F43393F6FBD8}" srcOrd="0" destOrd="0" presId="urn:microsoft.com/office/officeart/2005/8/layout/chevron2"/>
    <dgm:cxn modelId="{0BCC9694-A6CB-43C0-89C5-FF01577003EE}" type="presParOf" srcId="{E84AA5BE-A38E-464F-BCBF-434178591364}" destId="{F0A48D62-2C22-4AF9-9E26-B3604A9BFE5F}" srcOrd="1" destOrd="0" presId="urn:microsoft.com/office/officeart/2005/8/layout/chevron2"/>
    <dgm:cxn modelId="{C330428D-F38C-4FF4-A83E-4B7B4E3D2B6B}" type="presParOf" srcId="{8B900707-B738-46E2-83D5-E03321D1FBDE}" destId="{7EF8ABF6-3830-472F-B9AF-BEE8F98DCBE3}" srcOrd="3" destOrd="0" presId="urn:microsoft.com/office/officeart/2005/8/layout/chevron2"/>
    <dgm:cxn modelId="{B701ED38-587B-486F-966C-275AE6E3012E}" type="presParOf" srcId="{8B900707-B738-46E2-83D5-E03321D1FBDE}" destId="{27D5B46E-FC78-4BBB-9D38-1E69345CD527}" srcOrd="4" destOrd="0" presId="urn:microsoft.com/office/officeart/2005/8/layout/chevron2"/>
    <dgm:cxn modelId="{4E80B850-B0E8-4646-8690-A7ECB2A6ABB8}" type="presParOf" srcId="{27D5B46E-FC78-4BBB-9D38-1E69345CD527}" destId="{57C5457B-9A9B-487F-894D-AF898F0EA4DA}" srcOrd="0" destOrd="0" presId="urn:microsoft.com/office/officeart/2005/8/layout/chevron2"/>
    <dgm:cxn modelId="{408B463D-9BF6-4F7B-9439-2F37C2FC160C}" type="presParOf" srcId="{27D5B46E-FC78-4BBB-9D38-1E69345CD527}" destId="{FFBC5902-1023-447E-A710-C941F28E4571}" srcOrd="1" destOrd="0" presId="urn:microsoft.com/office/officeart/2005/8/layout/chevron2"/>
    <dgm:cxn modelId="{799A8476-0F35-4AD0-BF72-48D756A1DCB8}" type="presParOf" srcId="{8B900707-B738-46E2-83D5-E03321D1FBDE}" destId="{185A4D36-9EC5-433A-8E4E-09AF8AD5B484}" srcOrd="5" destOrd="0" presId="urn:microsoft.com/office/officeart/2005/8/layout/chevron2"/>
    <dgm:cxn modelId="{F2A29CA8-674F-4D21-AFF3-E0F0FBA3499A}" type="presParOf" srcId="{8B900707-B738-46E2-83D5-E03321D1FBDE}" destId="{06F34673-9E38-411E-A400-E3E2B6DB0FBD}" srcOrd="6" destOrd="0" presId="urn:microsoft.com/office/officeart/2005/8/layout/chevron2"/>
    <dgm:cxn modelId="{C83F3B5D-C4F1-4E73-82BF-39C6547C59B2}" type="presParOf" srcId="{06F34673-9E38-411E-A400-E3E2B6DB0FBD}" destId="{F1AD9AAC-48C9-4B44-9AC2-F3C901E22C6D}" srcOrd="0" destOrd="0" presId="urn:microsoft.com/office/officeart/2005/8/layout/chevron2"/>
    <dgm:cxn modelId="{1EF7EC00-DED1-42E2-ADA2-3714B08D1553}"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t>
        <a:bodyPr/>
        <a:lstStyle/>
        <a:p>
          <a:endParaRPr lang="en-US"/>
        </a:p>
      </dgm:t>
    </dgm:pt>
    <dgm:pt modelId="{157828F0-E0B9-4CD0-98EC-089A7696FA46}" type="sibTrans" cxnId="{3494C706-2F6D-4431-AB92-D4EEE06597FA}">
      <dgm:prSet/>
      <dgm:spPr/>
      <dgm:t>
        <a:bodyPr/>
        <a:lstStyle/>
        <a:p>
          <a:endParaRPr lang="en-US"/>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1F3FF1B9-8B4E-4A6C-A3CA-6937DA455ADC}" type="presOf" srcId="{CBC13BB6-FDCB-4B96-9C48-9179EC5FDCA8}" destId="{FFBC5902-1023-447E-A710-C941F28E4571}" srcOrd="0" destOrd="0"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B1A91999-AC01-4863-B9F6-FB1690AA2091}" type="presOf" srcId="{4A122D1B-B816-45E5-8D51-0C3F63AE208D}" destId="{8B900707-B738-46E2-83D5-E03321D1FBDE}" srcOrd="0" destOrd="0" presId="urn:microsoft.com/office/officeart/2005/8/layout/chevron2"/>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C1056D84-5452-43BF-9337-EBAB15E00B4A}" type="presOf" srcId="{F97C6B51-37BB-41B5-A56B-6BFC5AD7E84F}" destId="{321A5904-C1D7-4FDD-88CC-8767E52696E4}" srcOrd="0" destOrd="0" presId="urn:microsoft.com/office/officeart/2005/8/layout/chevron2"/>
    <dgm:cxn modelId="{CF01FC98-DCBD-4D48-872E-70B0A83C67D4}" type="presOf" srcId="{51AC30FA-8260-45EB-B17E-43D6583AD990}" destId="{236A658C-51FD-47C8-A621-F43393F6FBD8}" srcOrd="0" destOrd="0" presId="urn:microsoft.com/office/officeart/2005/8/layout/chevron2"/>
    <dgm:cxn modelId="{3ABAAA1A-384D-413D-8A70-668A01571576}" type="presOf" srcId="{F6F062A2-FD64-4E39-9B1D-DE3B19E0C231}" destId="{57C5457B-9A9B-487F-894D-AF898F0EA4DA}" srcOrd="0" destOrd="0" presId="urn:microsoft.com/office/officeart/2005/8/layout/chevron2"/>
    <dgm:cxn modelId="{1EE4A8E8-4C01-4F87-BDA0-51DFE8912F3C}" type="presOf" srcId="{25560193-3D81-4D7C-814D-BE6EB2381D1F}" destId="{F0A48D62-2C22-4AF9-9E26-B3604A9BFE5F}" srcOrd="0" destOrd="1" presId="urn:microsoft.com/office/officeart/2005/8/layout/chevron2"/>
    <dgm:cxn modelId="{FF6033DC-F4D6-464F-8E2F-64AEC08053B6}" type="presOf" srcId="{0D34D45D-CBC4-4D2F-BB0D-32E8695BF901}" destId="{24100B1D-C484-447C-8FA1-20B4E70C4548}" srcOrd="0" destOrd="1" presId="urn:microsoft.com/office/officeart/2005/8/layout/chevron2"/>
    <dgm:cxn modelId="{42070AAE-3B1A-4768-AE06-5314971B24C5}" type="presOf" srcId="{ACDD74E2-E09C-41BC-8041-159652CAB684}" destId="{24100B1D-C484-447C-8FA1-20B4E70C4548}"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F650EB81-E6FD-47E1-9021-B11B5BFCD974}" type="presOf" srcId="{07A3E033-C9E9-441A-89BE-08B9CB8ADC5F}" destId="{F0A48D62-2C22-4AF9-9E26-B3604A9BFE5F}" srcOrd="0" destOrd="2"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B1280F3C-AA74-4ED3-9DCE-7DE82DDC3EF9}" type="presOf" srcId="{540CB32D-8624-48C1-B3D6-9BDBDF74BB47}" destId="{F1AD9AAC-48C9-4B44-9AC2-F3C901E22C6D}" srcOrd="0" destOrd="0" presId="urn:microsoft.com/office/officeart/2005/8/layout/chevron2"/>
    <dgm:cxn modelId="{CF29FEFA-4572-4BDD-AD90-1A98CD6C6590}" type="presOf" srcId="{88D4D4EF-215A-4531-BABF-A0050A6FFCD2}" destId="{F0A48D62-2C22-4AF9-9E26-B3604A9BFE5F}"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B85EBD1E-B0E2-4693-B774-1278F659025B}" type="presOf" srcId="{C20D08A2-B11C-40E9-B0D1-AEE88E4FF42A}" destId="{133DD3BB-9B1A-48E7-8C31-9C89806A1316}" srcOrd="0" destOrd="0" presId="urn:microsoft.com/office/officeart/2005/8/layout/chevron2"/>
    <dgm:cxn modelId="{3494C706-2F6D-4431-AB92-D4EEE06597FA}" srcId="{51AC30FA-8260-45EB-B17E-43D6583AD990}" destId="{07A3E033-C9E9-441A-89BE-08B9CB8ADC5F}" srcOrd="2" destOrd="0" parTransId="{FBC1E075-0510-4D4B-BCBB-2C6FB8E93096}" sibTransId="{157828F0-E0B9-4CD0-98EC-089A7696FA46}"/>
    <dgm:cxn modelId="{28E9AE8B-4462-411B-9BB0-FA322A5D5C82}" type="presParOf" srcId="{8B900707-B738-46E2-83D5-E03321D1FBDE}" destId="{5516738A-7C29-40F4-811B-6D28042C2731}" srcOrd="0" destOrd="0" presId="urn:microsoft.com/office/officeart/2005/8/layout/chevron2"/>
    <dgm:cxn modelId="{C924C8B8-3976-4B30-B48E-E21129F58463}" type="presParOf" srcId="{5516738A-7C29-40F4-811B-6D28042C2731}" destId="{321A5904-C1D7-4FDD-88CC-8767E52696E4}" srcOrd="0" destOrd="0" presId="urn:microsoft.com/office/officeart/2005/8/layout/chevron2"/>
    <dgm:cxn modelId="{D623AC2B-BCB5-4253-A3D0-94ED4A69EBDA}" type="presParOf" srcId="{5516738A-7C29-40F4-811B-6D28042C2731}" destId="{24100B1D-C484-447C-8FA1-20B4E70C4548}" srcOrd="1" destOrd="0" presId="urn:microsoft.com/office/officeart/2005/8/layout/chevron2"/>
    <dgm:cxn modelId="{9D0CCDF3-6568-4B36-B3DF-AE1B90EEB49A}" type="presParOf" srcId="{8B900707-B738-46E2-83D5-E03321D1FBDE}" destId="{FC6E547B-4941-48E3-857B-391DAA90A159}" srcOrd="1" destOrd="0" presId="urn:microsoft.com/office/officeart/2005/8/layout/chevron2"/>
    <dgm:cxn modelId="{1A686307-0332-4EE9-B1AF-F07DC8CF661F}" type="presParOf" srcId="{8B900707-B738-46E2-83D5-E03321D1FBDE}" destId="{E84AA5BE-A38E-464F-BCBF-434178591364}" srcOrd="2" destOrd="0" presId="urn:microsoft.com/office/officeart/2005/8/layout/chevron2"/>
    <dgm:cxn modelId="{9C7C0F92-87E4-4DDB-9164-7D6E4B223E4A}" type="presParOf" srcId="{E84AA5BE-A38E-464F-BCBF-434178591364}" destId="{236A658C-51FD-47C8-A621-F43393F6FBD8}" srcOrd="0" destOrd="0" presId="urn:microsoft.com/office/officeart/2005/8/layout/chevron2"/>
    <dgm:cxn modelId="{8D9EB440-E159-40B2-A0EA-CD6C273BAA74}" type="presParOf" srcId="{E84AA5BE-A38E-464F-BCBF-434178591364}" destId="{F0A48D62-2C22-4AF9-9E26-B3604A9BFE5F}" srcOrd="1" destOrd="0" presId="urn:microsoft.com/office/officeart/2005/8/layout/chevron2"/>
    <dgm:cxn modelId="{7050DACF-B5A0-4BF5-982E-BEB1952E093E}" type="presParOf" srcId="{8B900707-B738-46E2-83D5-E03321D1FBDE}" destId="{7EF8ABF6-3830-472F-B9AF-BEE8F98DCBE3}" srcOrd="3" destOrd="0" presId="urn:microsoft.com/office/officeart/2005/8/layout/chevron2"/>
    <dgm:cxn modelId="{F9FA9EEB-C919-4127-8543-0371B1C8B1EC}" type="presParOf" srcId="{8B900707-B738-46E2-83D5-E03321D1FBDE}" destId="{27D5B46E-FC78-4BBB-9D38-1E69345CD527}" srcOrd="4" destOrd="0" presId="urn:microsoft.com/office/officeart/2005/8/layout/chevron2"/>
    <dgm:cxn modelId="{DDEDDB3F-D982-4852-9E5A-02650876D118}" type="presParOf" srcId="{27D5B46E-FC78-4BBB-9D38-1E69345CD527}" destId="{57C5457B-9A9B-487F-894D-AF898F0EA4DA}" srcOrd="0" destOrd="0" presId="urn:microsoft.com/office/officeart/2005/8/layout/chevron2"/>
    <dgm:cxn modelId="{EE1D612E-EA75-4250-8FB8-3C6B4219C8D8}" type="presParOf" srcId="{27D5B46E-FC78-4BBB-9D38-1E69345CD527}" destId="{FFBC5902-1023-447E-A710-C941F28E4571}" srcOrd="1" destOrd="0" presId="urn:microsoft.com/office/officeart/2005/8/layout/chevron2"/>
    <dgm:cxn modelId="{36F559EE-4091-4804-B6BD-35808FA4C27F}" type="presParOf" srcId="{8B900707-B738-46E2-83D5-E03321D1FBDE}" destId="{185A4D36-9EC5-433A-8E4E-09AF8AD5B484}" srcOrd="5" destOrd="0" presId="urn:microsoft.com/office/officeart/2005/8/layout/chevron2"/>
    <dgm:cxn modelId="{549AB36B-2E44-4A97-AD60-A46A5E848FB9}" type="presParOf" srcId="{8B900707-B738-46E2-83D5-E03321D1FBDE}" destId="{06F34673-9E38-411E-A400-E3E2B6DB0FBD}" srcOrd="6" destOrd="0" presId="urn:microsoft.com/office/officeart/2005/8/layout/chevron2"/>
    <dgm:cxn modelId="{2B8AA102-FD74-479E-856E-39E226C69A98}" type="presParOf" srcId="{06F34673-9E38-411E-A400-E3E2B6DB0FBD}" destId="{F1AD9AAC-48C9-4B44-9AC2-F3C901E22C6D}" srcOrd="0" destOrd="0" presId="urn:microsoft.com/office/officeart/2005/8/layout/chevron2"/>
    <dgm:cxn modelId="{0EAEC224-AA14-4F54-BC8A-B5BB287CF1F4}"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esquemático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esquemáticos.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según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66054" y="158724"/>
        <a:ext cx="594214" cy="48464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seleccionan los archivos de simulación.</a:t>
          </a:r>
        </a:p>
        <a:p>
          <a:pPr marL="57150" lvl="1" indent="-57150" algn="l" defTabSz="488950">
            <a:lnSpc>
              <a:spcPct val="90000"/>
            </a:lnSpc>
            <a:spcBef>
              <a:spcPct val="0"/>
            </a:spcBef>
            <a:spcAft>
              <a:spcPct val="15000"/>
            </a:spcAft>
            <a:buChar char="••"/>
          </a:pPr>
          <a:r>
            <a:rPr lang="es-AR" sz="1100" kern="1200"/>
            <a:t>Se ingresan los parámetros de comparación.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los archivos seleccionados.</a:t>
          </a:r>
        </a:p>
        <a:p>
          <a:pPr marL="57150" lvl="1" indent="-57150" algn="l" defTabSz="488950">
            <a:lnSpc>
              <a:spcPct val="90000"/>
            </a:lnSpc>
            <a:spcBef>
              <a:spcPct val="0"/>
            </a:spcBef>
            <a:spcAft>
              <a:spcPct val="15000"/>
            </a:spcAft>
            <a:buChar char="••"/>
          </a:pPr>
          <a:r>
            <a:rPr lang="es-AR" sz="1100" kern="1200"/>
            <a:t>Modifica la estructura interna de cada uno de ellos.</a:t>
          </a:r>
        </a:p>
        <a:p>
          <a:pPr marL="57150" lvl="1" indent="-57150" algn="l" defTabSz="488950">
            <a:lnSpc>
              <a:spcPct val="90000"/>
            </a:lnSpc>
            <a:spcBef>
              <a:spcPct val="0"/>
            </a:spcBef>
            <a:spcAft>
              <a:spcPct val="15000"/>
            </a:spcAft>
            <a:buChar char="••"/>
          </a:pPr>
          <a:r>
            <a:rPr lang="es-AR" sz="1100" kern="1200"/>
            <a:t>Crea temporariamente archivos de simulación editados.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comparaciones entre los niveles ingresados y los existentes en los archivos.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Genera una tabla de excel especificando los nodos involucrados que generaron fallos, los tiempos y niveles de cada perturbación.</a:t>
          </a:r>
        </a:p>
      </dsp:txBody>
      <dsp:txXfrm rot="5400000">
        <a:off x="2766054" y="158724"/>
        <a:ext cx="594214" cy="484647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8BADA-0F2F-408F-9516-F83CF3DE9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16</Pages>
  <Words>2721</Words>
  <Characters>14970</Characters>
  <Application>Microsoft Office Word</Application>
  <DocSecurity>0</DocSecurity>
  <Lines>124</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95</cp:revision>
  <dcterms:created xsi:type="dcterms:W3CDTF">2010-07-10T13:52:00Z</dcterms:created>
  <dcterms:modified xsi:type="dcterms:W3CDTF">2010-07-30T16:56:00Z</dcterms:modified>
</cp:coreProperties>
</file>