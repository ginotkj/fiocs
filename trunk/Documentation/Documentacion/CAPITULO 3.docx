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ED36D9" w:rsidP="00263B12">
      <w:pPr>
        <w:pStyle w:val="Ttulo1"/>
      </w:pPr>
      <w:r>
        <w:t xml:space="preserve">CAPÍTULO </w:t>
      </w:r>
      <w:r w:rsidR="00757ADC">
        <w:t>3</w:t>
      </w:r>
      <w:r w:rsidR="00757ADC" w:rsidRPr="00757ADC">
        <w:t>) CAMPAÑA DE IN</w:t>
      </w:r>
      <w:r w:rsidR="00444875">
        <w:t>Y</w:t>
      </w:r>
      <w:r w:rsidR="00757ADC" w:rsidRPr="00757ADC">
        <w:t>ECCI</w:t>
      </w:r>
      <w:r w:rsidR="00444875">
        <w:t>Ó</w:t>
      </w:r>
      <w:r w:rsidR="00757ADC" w:rsidRPr="00757ADC">
        <w:t>N Y AN</w:t>
      </w:r>
      <w:r w:rsidR="00444875">
        <w:t>Á</w:t>
      </w:r>
      <w:r w:rsidR="00757ADC"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r w:rsidR="008F0E30" w:rsidRPr="008F0E30">
        <w:rPr>
          <w:i/>
        </w:rPr>
        <w:t xml:space="preserve">del conversor flash </w:t>
      </w:r>
      <w:r w:rsidR="0029026A" w:rsidRPr="008F0E30">
        <w:rPr>
          <w:i/>
        </w:rPr>
        <w:t>causad</w:t>
      </w:r>
      <w:r w:rsidR="008F0E30">
        <w:rPr>
          <w:i/>
        </w:rPr>
        <w:t>a</w:t>
      </w:r>
      <w:r w:rsidR="0029026A" w:rsidRPr="008F0E30">
        <w:rPr>
          <w:i/>
        </w:rPr>
        <w:t xml:space="preserve">s por </w:t>
      </w:r>
      <w:proofErr w:type="spellStart"/>
      <w:r w:rsidR="0029026A" w:rsidRPr="008F0E30">
        <w:rPr>
          <w:i/>
        </w:rPr>
        <w:t>SETs</w:t>
      </w:r>
      <w:proofErr w:type="spellEnd"/>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411A50"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8"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9B5773">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411A50">
        <w:fldChar w:fldCharType="begin"/>
      </w:r>
      <w:r>
        <w:instrText xml:space="preserve"> REF _Ref266534679 \h </w:instrText>
      </w:r>
      <w:r w:rsidR="00411A50">
        <w:fldChar w:fldCharType="separate"/>
      </w:r>
      <w:r>
        <w:t xml:space="preserve">Figura </w:t>
      </w:r>
      <w:r>
        <w:rPr>
          <w:noProof/>
        </w:rPr>
        <w:t>1</w:t>
      </w:r>
      <w:r w:rsidR="00411A50">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los</w:t>
      </w:r>
      <w:r w:rsidR="008F0E30">
        <w:rPr>
          <w:rFonts w:ascii="Calibri" w:eastAsia="Times New Roman" w:hAnsi="Calibri" w:cs="Calibri"/>
          <w:szCs w:val="28"/>
          <w:lang w:eastAsia="es-AR"/>
        </w:rPr>
        <w:t xml:space="preserve"> 63</w:t>
      </w:r>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mitad de</w:t>
      </w:r>
      <w:r w:rsidR="008F0E30">
        <w:rPr>
          <w:rFonts w:ascii="Calibri" w:eastAsia="Times New Roman" w:hAnsi="Calibri" w:cs="Calibri"/>
          <w:szCs w:val="28"/>
          <w:lang w:eastAsia="es-AR"/>
        </w:rPr>
        <w:t xml:space="preserve"> rango de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411A50" w:rsidP="00A76881">
      <w:pPr>
        <w:pStyle w:val="Epgrafe"/>
      </w:pPr>
      <w:bookmarkStart w:id="0" w:name="_Ref266534636"/>
      <w:r w:rsidRPr="00411A50">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9B5773">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411A50">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411A50">
        <w:rPr>
          <w:rFonts w:eastAsia="Times New Roman" w:cstheme="minorHAnsi"/>
          <w:szCs w:val="24"/>
          <w:lang w:eastAsia="es-AR"/>
        </w:rPr>
      </w:r>
      <w:r w:rsidR="00411A50">
        <w:rPr>
          <w:rFonts w:eastAsia="Times New Roman" w:cstheme="minorHAnsi"/>
          <w:szCs w:val="24"/>
          <w:lang w:eastAsia="es-AR"/>
        </w:rPr>
        <w:fldChar w:fldCharType="separate"/>
      </w:r>
      <w:r>
        <w:t xml:space="preserve">Figura </w:t>
      </w:r>
      <w:r>
        <w:rPr>
          <w:noProof/>
        </w:rPr>
        <w:t>2</w:t>
      </w:r>
      <w:r w:rsidR="00411A50">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9B5773">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9B5773">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9B5773">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9B5773">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0C4023">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9B5773">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r w:rsidR="0046764D">
        <w:t xml:space="preserve"> la tensión del nodo causada por la perturbación </w:t>
      </w:r>
      <w:r>
        <w:t xml:space="preserve"> con respecto a su punto de reposo (</w:t>
      </w:r>
      <w:r w:rsidR="00D0117D">
        <w:t>en escala logarítmica</w:t>
      </w:r>
      <w:r>
        <w:t>)</w:t>
      </w:r>
      <w:r w:rsidR="00D0117D">
        <w:t>, y en el eje horizontal</w:t>
      </w:r>
      <w:r w:rsidR="00AA5D6B">
        <w:t>,</w:t>
      </w:r>
      <w:r w:rsidR="00D0117D">
        <w:t xml:space="preserve"> la duración del</w:t>
      </w:r>
      <w:r w:rsidR="0046764D">
        <w:t xml:space="preserve"> de la perturbación en el nodo inyectado </w:t>
      </w:r>
      <w:r w:rsidR="00D0117D">
        <w:t xml:space="preserve">(se encuentra graficado los 2nS en los cuales el sistema se encuentra en reposo, sin ser </w:t>
      </w:r>
      <w:r w:rsidR="0046764D">
        <w:t>alterado externamente</w:t>
      </w:r>
      <w:r w:rsidR="00D0117D">
        <w:t>).</w:t>
      </w:r>
      <w:r w:rsidR="003B150B">
        <w:t xml:space="preserve"> Los distintos colores en la grafica representan a cada una de las condiciones de tensión de entrada utilizadas durante la inyección (dos inferiores y dos superiores a la tensión de referencia especificada como </w:t>
      </w:r>
      <w:proofErr w:type="spellStart"/>
      <w:r w:rsidR="003B150B">
        <w:t>Vref</w:t>
      </w:r>
      <w:proofErr w:type="spellEnd"/>
      <w:r w:rsidR="003B150B">
        <w:t xml:space="preserve"> en la gráfica).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9B5773">
      <w:pPr>
        <w:pStyle w:val="Epgrafe"/>
        <w:rPr>
          <w:b w:val="0"/>
          <w:u w:val="single"/>
        </w:rPr>
      </w:pPr>
      <w:bookmarkStart w:id="2" w:name="_Ref268187943"/>
      <w:r>
        <w:t xml:space="preserve">Figura </w:t>
      </w:r>
      <w:fldSimple w:instr=" SEQ Figura \* ARABIC ">
        <w:r>
          <w:rPr>
            <w:noProof/>
          </w:rPr>
          <w:t>8</w:t>
        </w:r>
      </w:fldSimple>
      <w:bookmarkEnd w:id="2"/>
      <w:r>
        <w:t xml:space="preserve">) </w:t>
      </w:r>
      <w:r w:rsidRPr="00F511B3">
        <w:t>Tabulación de los datos obtenidos de la campaña de inyección exponencial manual.</w:t>
      </w:r>
      <w:r w:rsidR="002623B0">
        <w:rPr>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r w:rsidR="002E54AA">
        <w:t>produce</w:t>
      </w:r>
      <w:r>
        <w:t xml:space="preserve"> un cambio de estado. Este nodo es la conexión entre la primer y segunda etapa del comparador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9B5773">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9B5773">
          <w:rPr>
            <w:noProof/>
          </w:rPr>
          <w:t>10</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bookmarkStart w:id="3" w:name="_Ref268187946"/>
      <w:r>
        <w:t xml:space="preserve">Figura </w:t>
      </w:r>
      <w:fldSimple w:instr=" SEQ Figura \* ARABIC ">
        <w:r w:rsidR="009B5773">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9B5773">
          <w:rPr>
            <w:noProof/>
          </w:rPr>
          <w:t>12</w:t>
        </w:r>
      </w:fldSimple>
      <w:bookmarkEnd w:id="4"/>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9B5773">
          <w:rPr>
            <w:noProof/>
          </w:rPr>
          <w:t>13</w:t>
        </w:r>
      </w:fldSimple>
      <w:r>
        <w:t>) Diagrama de proceso de simulación y análisis de falla.</w:t>
      </w:r>
    </w:p>
    <w:p w:rsidR="00764E0E" w:rsidRDefault="001743A3" w:rsidP="00367B40">
      <w:r>
        <w:lastRenderedPageBreak/>
        <w:t>La funcionalidad que provee el programa</w:t>
      </w:r>
      <w:r w:rsidR="00367B40">
        <w:t xml:space="preserve"> es </w:t>
      </w:r>
      <w:ins w:id="5" w:author="Facundo-std" w:date="2010-07-29T19:28:00Z">
        <w:r w:rsidR="00F45DA7">
          <w:t xml:space="preserve">la de </w:t>
        </w:r>
      </w:ins>
      <w:r w:rsidR="00367B40">
        <w:t xml:space="preserve">comparar las tensiones guardadas en los archivos de salida de la campaña de simulación con las tensiones ingresadas por el usuario en la ventana que se aprecia en </w:t>
      </w:r>
      <w:r w:rsidR="00411A50">
        <w:fldChar w:fldCharType="begin"/>
      </w:r>
      <w:r w:rsidR="00367B40">
        <w:instrText xml:space="preserve"> REF _Ref267303465 \h </w:instrText>
      </w:r>
      <w:r w:rsidR="00411A50">
        <w:fldChar w:fldCharType="separate"/>
      </w:r>
      <w:r w:rsidR="00367B40">
        <w:t xml:space="preserve">Figura </w:t>
      </w:r>
      <w:r w:rsidR="00367B40">
        <w:rPr>
          <w:noProof/>
        </w:rPr>
        <w:t>11</w:t>
      </w:r>
      <w:r w:rsidR="00411A50">
        <w:fldChar w:fldCharType="end"/>
      </w:r>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367B40">
      <w:r>
        <w:t>Un ejemplo de una sección de la tabla que devuelve el programa se puede apreciar en la</w:t>
      </w:r>
      <w:r w:rsidR="00BA2BC4">
        <w:t xml:space="preserve"> </w:t>
      </w:r>
      <w:r w:rsidR="00411A50">
        <w:fldChar w:fldCharType="begin"/>
      </w:r>
      <w:r w:rsidR="00BA2BC4">
        <w:instrText xml:space="preserve"> REF _Ref268163484 \h </w:instrText>
      </w:r>
      <w:r w:rsidR="00411A50">
        <w:fldChar w:fldCharType="separate"/>
      </w:r>
      <w:ins w:id="6" w:author="Facundo-std" w:date="2010-07-29T19:28:00Z">
        <w:r w:rsidR="00F45DA7">
          <w:t xml:space="preserve">Figura </w:t>
        </w:r>
        <w:r w:rsidR="00F45DA7">
          <w:rPr>
            <w:noProof/>
          </w:rPr>
          <w:t>14</w:t>
        </w:r>
      </w:ins>
      <w:del w:id="7" w:author="Facundo-std" w:date="2010-07-29T19:28:00Z">
        <w:r w:rsidR="00BA2BC4" w:rsidDel="00F45DA7">
          <w:delText xml:space="preserve">Figura </w:delText>
        </w:r>
        <w:r w:rsidR="00BA2BC4" w:rsidDel="00F45DA7">
          <w:rPr>
            <w:noProof/>
          </w:rPr>
          <w:delText>13</w:delText>
        </w:r>
      </w:del>
      <w:r w:rsidR="00411A50">
        <w:fldChar w:fldCharType="end"/>
      </w:r>
      <w:r w:rsidR="00764E0E">
        <w:t>, a continuación</w:t>
      </w:r>
      <w:r>
        <w:t>.</w:t>
      </w:r>
    </w:p>
    <w:p w:rsidR="004D31B2" w:rsidRDefault="005459E0" w:rsidP="004D31B2">
      <w:pPr>
        <w:pStyle w:val="NormalWeb"/>
        <w:keepNext/>
        <w:spacing w:before="0" w:beforeAutospacing="0" w:after="0" w:afterAutospacing="0"/>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BA2BC4">
      <w:pPr>
        <w:pStyle w:val="Epgrafe"/>
      </w:pPr>
      <w:bookmarkStart w:id="8" w:name="_Ref268163484"/>
      <w:r>
        <w:t xml:space="preserve">Figura </w:t>
      </w:r>
      <w:fldSimple w:instr=" SEQ Figura \* ARABIC ">
        <w:r w:rsidR="009B5773">
          <w:rPr>
            <w:noProof/>
          </w:rPr>
          <w:t>14</w:t>
        </w:r>
      </w:fldSimple>
      <w:bookmarkEnd w:id="8"/>
      <w:r>
        <w:t xml:space="preserve">) </w:t>
      </w:r>
      <w:r w:rsidRPr="007D0C5A">
        <w:t>Tabla obtenida como resultado del análisis del programa</w:t>
      </w:r>
      <w:r>
        <w:t>.</w:t>
      </w:r>
    </w:p>
    <w:p w:rsidR="004D31B2" w:rsidRDefault="004D31B2" w:rsidP="00367B40">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ins w:id="9" w:author="Facundo-std" w:date="2010-07-29T19:29:00Z">
        <w:r w:rsidR="00F45DA7">
          <w:t>,</w:t>
        </w:r>
      </w:ins>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367B40">
      <w:pPr>
        <w:rPr>
          <w:i/>
          <w:u w:val="single"/>
        </w:rPr>
      </w:pPr>
      <w:r w:rsidRPr="009B3420">
        <w:rPr>
          <w:i/>
          <w:u w:val="single"/>
        </w:rPr>
        <w:t>C</w:t>
      </w:r>
      <w:r w:rsidR="00513A0C" w:rsidRPr="009B3420">
        <w:rPr>
          <w:i/>
          <w:u w:val="single"/>
        </w:rPr>
        <w:t>antidad de errores totales discrimina</w:t>
      </w:r>
      <w:r w:rsidR="00764E0E">
        <w:rPr>
          <w:i/>
          <w:u w:val="single"/>
        </w:rPr>
        <w:t>n</w:t>
      </w:r>
      <w:r w:rsidR="00513A0C" w:rsidRPr="009B3420">
        <w:rPr>
          <w:i/>
          <w:u w:val="single"/>
        </w:rPr>
        <w:t>do tipo</w:t>
      </w:r>
      <w:r w:rsidR="00764E0E">
        <w:rPr>
          <w:i/>
          <w:u w:val="single"/>
        </w:rPr>
        <w:t>s</w:t>
      </w:r>
      <w:r w:rsidR="00513A0C" w:rsidRPr="009B3420">
        <w:rPr>
          <w:i/>
          <w:u w:val="single"/>
        </w:rPr>
        <w:t xml:space="preserve"> de falla</w:t>
      </w:r>
      <w:r w:rsidR="00BA2BC4" w:rsidRPr="009B3420">
        <w:rPr>
          <w:i/>
          <w:u w:val="single"/>
        </w:rPr>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E36EBD">
          <w:rPr>
            <w:noProof/>
          </w:rPr>
          <w:t>2</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9B5773">
          <w:rPr>
            <w:noProof/>
          </w:rPr>
          <w:t>15</w:t>
        </w:r>
      </w:fldSimple>
      <w:r>
        <w:t xml:space="preserve">) </w:t>
      </w:r>
      <w:r w:rsidRPr="00221AB5">
        <w:t>Porcentaje de errores según tipo de falla</w:t>
      </w:r>
      <w:r>
        <w:t>.</w:t>
      </w:r>
    </w:p>
    <w:p w:rsidR="000B7105" w:rsidRDefault="00764E0E">
      <w:r>
        <w:t xml:space="preserve">A partir de estos gráficos </w:t>
      </w:r>
      <w:ins w:id="10" w:author="Facundo-std" w:date="2010-07-29T19:34:00Z">
        <w:r w:rsidR="00F45DA7">
          <w:t>de torta</w:t>
        </w:r>
      </w:ins>
      <w:del w:id="11" w:author="Facundo-std" w:date="2010-07-29T19:34:00Z">
        <w:r w:rsidDel="00F45DA7">
          <w:delText>porcentuales</w:delText>
        </w:r>
      </w:del>
      <w:r>
        <w:t>, apreciamos que la inyección de la falla tipo rampa genera mayor cantidad de errores de salida en el conversor</w:t>
      </w:r>
      <w:r w:rsidR="00940539">
        <w:t>. Como se mencionó anteriormente, este model</w:t>
      </w:r>
      <w:del w:id="12" w:author="Facundo-std" w:date="2010-07-29T19:34:00Z">
        <w:r w:rsidR="00940539" w:rsidDel="00F45DA7">
          <w:delText>ad</w:delText>
        </w:r>
      </w:del>
      <w:r w:rsidR="00940539">
        <w:t xml:space="preserve">o de falla posee un inicio y fin de perturbación bien definido, a diferencia del </w:t>
      </w:r>
      <w:r w:rsidR="00940539">
        <w:lastRenderedPageBreak/>
        <w:t>model</w:t>
      </w:r>
      <w:del w:id="13" w:author="Facundo-std" w:date="2010-07-29T19:34:00Z">
        <w:r w:rsidR="00940539" w:rsidDel="00F45DA7">
          <w:delText>ad</w:delText>
        </w:r>
      </w:del>
      <w:r w:rsidR="00940539">
        <w:t>o 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8556F0">
      <w:pPr>
        <w:rPr>
          <w:i/>
          <w:u w:val="single"/>
        </w:rPr>
      </w:pPr>
      <w:r w:rsidRPr="009B3420">
        <w:rPr>
          <w:i/>
          <w:u w:val="single"/>
        </w:rPr>
        <w:t>C</w:t>
      </w:r>
      <w:r w:rsidR="008556F0" w:rsidRPr="009B3420">
        <w:rPr>
          <w:i/>
          <w:u w:val="single"/>
        </w:rPr>
        <w:t xml:space="preserve">antidad de errores encontrados en función de la tensión de entrada </w:t>
      </w:r>
      <w:r w:rsidR="009B3420" w:rsidRPr="009B3420">
        <w:rPr>
          <w:i/>
          <w:u w:val="single"/>
        </w:rPr>
        <w:t xml:space="preserve">y </w:t>
      </w:r>
      <w:r w:rsidRPr="009B3420">
        <w:rPr>
          <w:i/>
          <w:u w:val="single"/>
        </w:rPr>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14" w:name="_Ref268175774"/>
      <w:r>
        <w:t xml:space="preserve">Tabla </w:t>
      </w:r>
      <w:fldSimple w:instr=" SEQ Tabla \* ARABIC ">
        <w:r w:rsidR="00E36EBD">
          <w:rPr>
            <w:noProof/>
          </w:rPr>
          <w:t>3</w:t>
        </w:r>
      </w:fldSimple>
      <w:bookmarkEnd w:id="14"/>
      <w:r>
        <w:t xml:space="preserve">) </w:t>
      </w:r>
      <w:r w:rsidR="004B47B5">
        <w:t>Tabla de f</w:t>
      </w:r>
      <w:r>
        <w:t>alla</w:t>
      </w:r>
      <w:r w:rsidR="004B47B5">
        <w:t>s</w:t>
      </w:r>
      <w:r>
        <w:t xml:space="preserve"> según nivel de tensión de entrada.</w:t>
      </w:r>
    </w:p>
    <w:p w:rsidR="00940539" w:rsidRDefault="00940539" w:rsidP="00940539">
      <w:r>
        <w:t xml:space="preserve">En la </w:t>
      </w:r>
      <w:r w:rsidR="00411A50">
        <w:fldChar w:fldCharType="begin"/>
      </w:r>
      <w:r>
        <w:instrText xml:space="preserve"> REF _Ref268175774 \h </w:instrText>
      </w:r>
      <w:r w:rsidR="00411A50">
        <w:fldChar w:fldCharType="separate"/>
      </w:r>
      <w:r>
        <w:t xml:space="preserve">Tabla </w:t>
      </w:r>
      <w:r>
        <w:rPr>
          <w:noProof/>
        </w:rPr>
        <w:t>3</w:t>
      </w:r>
      <w:r w:rsidR="00411A50">
        <w:fldChar w:fldCharType="end"/>
      </w:r>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9B5773">
          <w:rPr>
            <w:noProof/>
          </w:rPr>
          <w:t>16</w:t>
        </w:r>
      </w:fldSimple>
      <w:r>
        <w:t>) Gráfica de dispersión, cantidad de errores según tensión de entrada (falla rampa).</w:t>
      </w:r>
    </w:p>
    <w:p w:rsidR="00F259B1" w:rsidRDefault="00F259B1" w:rsidP="00F259B1">
      <w:pPr>
        <w:jc w:val="center"/>
      </w:pPr>
      <w:r w:rsidRPr="00F259B1">
        <w:rPr>
          <w:noProof/>
          <w:lang w:eastAsia="es-AR"/>
        </w:rPr>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9B5773">
          <w:rPr>
            <w:noProof/>
          </w:rPr>
          <w:t>17</w:t>
        </w:r>
      </w:fldSimple>
      <w:r>
        <w:t>) Gráfica de dispersión, cantidad de errores según tensión de entrada (falla exponencial).</w:t>
      </w:r>
    </w:p>
    <w:p w:rsidR="009F1260" w:rsidRPr="00940539" w:rsidRDefault="009F1260" w:rsidP="009F1260">
      <w:r>
        <w:t>Este tipo de resultados se apreció en los análisis realizados de manera manual (</w:t>
      </w:r>
      <w:r w:rsidR="00411A50">
        <w:fldChar w:fldCharType="begin"/>
      </w:r>
      <w:r>
        <w:instrText xml:space="preserve"> REF _Ref268187943 \h </w:instrText>
      </w:r>
      <w:r w:rsidR="00411A50">
        <w:fldChar w:fldCharType="separate"/>
      </w:r>
      <w:r>
        <w:t xml:space="preserve">Figura </w:t>
      </w:r>
      <w:r>
        <w:rPr>
          <w:noProof/>
        </w:rPr>
        <w:t>8</w:t>
      </w:r>
      <w:r w:rsidR="00411A50">
        <w:fldChar w:fldCharType="end"/>
      </w:r>
      <w:r>
        <w:t xml:space="preserve"> y </w:t>
      </w:r>
      <w:r w:rsidR="00411A50">
        <w:fldChar w:fldCharType="begin"/>
      </w:r>
      <w:r>
        <w:instrText xml:space="preserve"> REF _Ref268187946 \h </w:instrText>
      </w:r>
      <w:r w:rsidR="00411A50">
        <w:fldChar w:fldCharType="separate"/>
      </w:r>
      <w:r>
        <w:t xml:space="preserve">Figura </w:t>
      </w:r>
      <w:r>
        <w:rPr>
          <w:noProof/>
        </w:rPr>
        <w:t>11</w:t>
      </w:r>
      <w:r w:rsidR="00411A50">
        <w:fldChar w:fldCharType="end"/>
      </w:r>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0C4023">
      <w:pPr>
        <w:rPr>
          <w:i/>
          <w:u w:val="single"/>
        </w:rPr>
      </w:pPr>
      <w:r>
        <w:br w:type="page"/>
      </w:r>
      <w:r w:rsidRPr="004B47B5">
        <w:rPr>
          <w:i/>
          <w:u w:val="single"/>
        </w:rPr>
        <w:lastRenderedPageBreak/>
        <w:t>C</w:t>
      </w:r>
      <w:r w:rsidR="000C4023" w:rsidRPr="004B47B5">
        <w:rPr>
          <w:i/>
          <w:u w:val="single"/>
        </w:rPr>
        <w:t xml:space="preserve">antidad de errores según </w:t>
      </w:r>
      <w:r w:rsidRPr="004B47B5">
        <w:rPr>
          <w:i/>
          <w:u w:val="single"/>
        </w:rPr>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15" w:name="_Ref268188299"/>
      <w:r>
        <w:t xml:space="preserve">Tabla </w:t>
      </w:r>
      <w:fldSimple w:instr=" SEQ Tabla \* ARABIC ">
        <w:r w:rsidR="00E36EBD">
          <w:rPr>
            <w:noProof/>
          </w:rPr>
          <w:t>4</w:t>
        </w:r>
      </w:fldSimple>
      <w:bookmarkEnd w:id="15"/>
      <w:r>
        <w:t>) Tabla de fallas según nodo de inyección.</w:t>
      </w:r>
    </w:p>
    <w:p w:rsidR="00411A50" w:rsidRDefault="009F1260">
      <w:r>
        <w:t xml:space="preserve">De la </w:t>
      </w:r>
      <w:r w:rsidR="00411A50">
        <w:fldChar w:fldCharType="begin"/>
      </w:r>
      <w:r>
        <w:instrText xml:space="preserve"> REF _Ref268188299 \h </w:instrText>
      </w:r>
      <w:r w:rsidR="00411A50">
        <w:fldChar w:fldCharType="separate"/>
      </w:r>
      <w:r>
        <w:t xml:space="preserve">Tabla </w:t>
      </w:r>
      <w:r>
        <w:rPr>
          <w:noProof/>
        </w:rPr>
        <w:t>4</w:t>
      </w:r>
      <w:r w:rsidR="00411A50">
        <w:fldChar w:fldCharType="end"/>
      </w:r>
      <w:r>
        <w:t xml:space="preserve">, </w:t>
      </w:r>
      <w:ins w:id="16" w:author="Facundo-std" w:date="2010-07-29T19:42:00Z">
        <w:r w:rsidR="0096493B">
          <w:t>se percibe</w:t>
        </w:r>
      </w:ins>
      <w:del w:id="17" w:author="Facundo-std" w:date="2010-07-29T19:42:00Z">
        <w:r w:rsidDel="0096493B">
          <w:delText>es evidente</w:delText>
        </w:r>
      </w:del>
      <w:r>
        <w:t xml:space="preserve"> que el nodo NDOUT_P (transistor M12</w:t>
      </w:r>
      <w:ins w:id="18" w:author="Facundo-std" w:date="2010-07-29T19:42:00Z">
        <w:r w:rsidR="0096493B">
          <w:t xml:space="preserve"> </w:t>
        </w:r>
      </w:ins>
      <w:ins w:id="19" w:author="Facundo-std" w:date="2010-07-29T19:43:00Z">
        <w:r w:rsidR="0096493B">
          <w:t>de cada comparador</w:t>
        </w:r>
      </w:ins>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9B5773">
          <w:rPr>
            <w:noProof/>
          </w:rPr>
          <w:t>18</w:t>
        </w:r>
      </w:fldSimple>
      <w:r>
        <w:t>) Grafica de barras de errores por nodos de inyección.</w:t>
      </w:r>
    </w:p>
    <w:p w:rsidR="00411A50" w:rsidRDefault="009F1260" w:rsidP="00411A50">
      <w:pPr>
        <w:pPrChange w:id="20" w:author="FABRICIO" w:date="2010-07-29T17:38:00Z">
          <w:pPr>
            <w:pStyle w:val="Epgrafe"/>
            <w:jc w:val="center"/>
          </w:pPr>
        </w:pPrChange>
      </w:pPr>
      <w:r>
        <w:t xml:space="preserve">El nodo NDNEG_P (transistor M3) es el menos sensible del circuito, </w:t>
      </w:r>
      <w:ins w:id="21" w:author="Facundo-std" w:date="2010-07-29T19:45:00Z">
        <w:r w:rsidR="006729D1">
          <w:t>como se puede a</w:t>
        </w:r>
      </w:ins>
      <w:ins w:id="22" w:author="Facundo-std" w:date="2010-07-29T19:46:00Z">
        <w:r w:rsidR="006729D1">
          <w:t>preciar,</w:t>
        </w:r>
      </w:ins>
      <w:del w:id="23" w:author="Facundo-std" w:date="2010-07-29T19:46:00Z">
        <w:r w:rsidDel="006729D1">
          <w:delText>el cual</w:delText>
        </w:r>
      </w:del>
      <w:r>
        <w:t xml:space="preserve"> genero la meno</w:t>
      </w:r>
      <w:del w:id="24" w:author="Facundo-std" w:date="2010-07-29T19:45:00Z">
        <w:r w:rsidDel="0096493B">
          <w:delText>s</w:delText>
        </w:r>
      </w:del>
      <w:ins w:id="25" w:author="Facundo-std" w:date="2010-07-29T19:45:00Z">
        <w:r w:rsidR="0096493B">
          <w:t>r</w:t>
        </w:r>
      </w:ins>
      <w:r>
        <w:t xml:space="preserve"> cantidad de fallas al ser inyectad</w:t>
      </w:r>
      <w:del w:id="26" w:author="Facundo-std" w:date="2010-07-29T19:46:00Z">
        <w:r w:rsidDel="006729D1">
          <w:delText>o</w:delText>
        </w:r>
      </w:del>
      <w:ins w:id="27" w:author="Facundo-std" w:date="2010-07-29T19:46:00Z">
        <w:r w:rsidR="006729D1">
          <w:t>a</w:t>
        </w:r>
      </w:ins>
      <w:r>
        <w:t xml:space="preserve"> </w:t>
      </w:r>
      <w:del w:id="28" w:author="Facundo-std" w:date="2010-07-29T19:46:00Z">
        <w:r w:rsidDel="006729D1">
          <w:delText>con</w:delText>
        </w:r>
      </w:del>
      <w:r>
        <w:t xml:space="preserve"> la perturbación.</w:t>
      </w:r>
    </w:p>
    <w:p w:rsidR="00ED5A95" w:rsidRDefault="00ED5A95">
      <w:r>
        <w:br w:type="page"/>
      </w:r>
    </w:p>
    <w:p w:rsidR="000C4023" w:rsidRDefault="004B47B5" w:rsidP="000C4023">
      <w:pPr>
        <w:rPr>
          <w:i/>
          <w:u w:val="single"/>
        </w:rPr>
      </w:pPr>
      <w:r w:rsidRPr="004B47B5">
        <w:rPr>
          <w:i/>
          <w:u w:val="single"/>
        </w:rPr>
        <w:lastRenderedPageBreak/>
        <w:t>D</w:t>
      </w:r>
      <w:r w:rsidR="000C4023" w:rsidRPr="004B47B5">
        <w:rPr>
          <w:i/>
          <w:u w:val="single"/>
        </w:rPr>
        <w:t xml:space="preserve">istribución de errores según </w:t>
      </w:r>
      <w:r>
        <w:rPr>
          <w:i/>
          <w:u w:val="single"/>
        </w:rP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29" w:name="_Ref268190310"/>
      <w:r>
        <w:t xml:space="preserve">Tabla </w:t>
      </w:r>
      <w:fldSimple w:instr=" SEQ Tabla \* ARABIC ">
        <w:r>
          <w:rPr>
            <w:noProof/>
          </w:rPr>
          <w:t>5</w:t>
        </w:r>
      </w:fldSimple>
      <w:bookmarkEnd w:id="29"/>
      <w:r>
        <w:t>) Tabla de falla generadas según bit de salida.</w:t>
      </w:r>
    </w:p>
    <w:p w:rsidR="00411A50" w:rsidRDefault="007B5572">
      <w:r>
        <w:t xml:space="preserve">A partir de la </w:t>
      </w:r>
      <w:r w:rsidR="00411A50">
        <w:fldChar w:fldCharType="begin"/>
      </w:r>
      <w:r>
        <w:instrText xml:space="preserve"> REF _Ref268190310 \h </w:instrText>
      </w:r>
      <w:r w:rsidR="00411A50">
        <w:fldChar w:fldCharType="separate"/>
      </w:r>
      <w:r>
        <w:t xml:space="preserve">Tabla </w:t>
      </w:r>
      <w:r>
        <w:rPr>
          <w:noProof/>
        </w:rPr>
        <w:t>5</w:t>
      </w:r>
      <w:r w:rsidR="00411A50">
        <w:fldChar w:fldCharType="end"/>
      </w:r>
      <w:r>
        <w:t xml:space="preserve"> podemos destacar que todos los </w:t>
      </w:r>
      <w:del w:id="30" w:author="Facundo-std" w:date="2010-07-29T19:47:00Z">
        <w:r w:rsidDel="006729D1">
          <w:delText xml:space="preserve">fallos </w:delText>
        </w:r>
      </w:del>
      <w:ins w:id="31" w:author="Facundo-std" w:date="2010-07-29T19:47:00Z">
        <w:r w:rsidR="006729D1">
          <w:t xml:space="preserve">errores </w:t>
        </w:r>
      </w:ins>
      <w:r>
        <w:t>generado</w:t>
      </w:r>
      <w:del w:id="32" w:author="Facundo-std" w:date="2010-07-29T19:47:00Z">
        <w:r w:rsidDel="006729D1">
          <w:delText>r</w:delText>
        </w:r>
      </w:del>
      <w:ins w:id="33" w:author="Facundo-std" w:date="2010-07-29T19:47:00Z">
        <w:r w:rsidR="006729D1">
          <w:t>s</w:t>
        </w:r>
      </w:ins>
      <w:r>
        <w:t xml:space="preserve"> por la inyección tipo exponencial repercutieron tan solo en el bit MSB (</w:t>
      </w:r>
      <w:del w:id="34" w:author="Facundo-std" w:date="2010-07-29T20:11:00Z">
        <w:r w:rsidDel="00156D9C">
          <w:delText>206 veces falló MSB de las 206 fallas que causó la inyección exponencial</w:delText>
        </w:r>
      </w:del>
      <w:ins w:id="35" w:author="Facundo-std" w:date="2010-07-29T20:11:00Z">
        <w:r w:rsidR="00156D9C">
          <w:t>ocasionando el total de las fallas</w:t>
        </w:r>
      </w:ins>
      <w:r>
        <w:t xml:space="preserve">). </w:t>
      </w:r>
      <w:ins w:id="36" w:author="Facundo-std" w:date="2010-07-29T20:03:00Z">
        <w:r w:rsidR="00063C67">
          <w:t xml:space="preserve">Realizando un pequeño análisis </w:t>
        </w:r>
      </w:ins>
      <w:ins w:id="37" w:author="Facundo-std" w:date="2010-07-29T20:06:00Z">
        <w:r w:rsidR="00156D9C">
          <w:t>de</w:t>
        </w:r>
      </w:ins>
      <w:ins w:id="38" w:author="Facundo-std" w:date="2010-07-29T20:03:00Z">
        <w:r w:rsidR="00063C67">
          <w:t xml:space="preserve"> la estructura interna del conversor se deduce que el efecto</w:t>
        </w:r>
      </w:ins>
      <w:del w:id="39" w:author="Facundo-std" w:date="2010-07-29T20:03:00Z">
        <w:r w:rsidDel="00063C67">
          <w:delText>Esto se debe a que el efecto</w:delText>
        </w:r>
      </w:del>
      <w:r>
        <w:t xml:space="preserve"> causado por la falla exponencial </w:t>
      </w:r>
      <w:del w:id="40" w:author="Facundo-std" w:date="2010-07-29T20:03:00Z">
        <w:r w:rsidDel="00063C67">
          <w:delText>(considerando las diferencias previamente expuestas al modelizar las fallas)</w:delText>
        </w:r>
      </w:del>
      <w:del w:id="41" w:author="Facundo-std" w:date="2010-07-29T20:04:00Z">
        <w:r w:rsidDel="00063C67">
          <w:delText xml:space="preserve"> al ser inyectada en los distintos nodos,</w:delText>
        </w:r>
      </w:del>
      <w:ins w:id="42" w:author="Facundo-std" w:date="2010-07-29T20:04:00Z">
        <w:r w:rsidR="00063C67">
          <w:t xml:space="preserve"> afecta únicamente a</w:t>
        </w:r>
      </w:ins>
      <w:ins w:id="43" w:author="Facundo-std" w:date="2010-07-29T20:06:00Z">
        <w:r w:rsidR="00156D9C">
          <w:t xml:space="preserve"> este</w:t>
        </w:r>
      </w:ins>
      <w:ins w:id="44" w:author="Facundo-std" w:date="2010-07-29T20:04:00Z">
        <w:r w:rsidR="00063C67">
          <w:t xml:space="preserve"> bit debido </w:t>
        </w:r>
        <w:r w:rsidR="00156D9C">
          <w:t xml:space="preserve">a que </w:t>
        </w:r>
      </w:ins>
      <w:ins w:id="45" w:author="Facundo-std" w:date="2010-07-29T20:11:00Z">
        <w:r w:rsidR="00156D9C">
          <w:t>el mismo</w:t>
        </w:r>
      </w:ins>
      <w:ins w:id="46" w:author="Facundo-std" w:date="2010-07-29T20:04:00Z">
        <w:r w:rsidR="00063C67">
          <w:t xml:space="preserve"> es una conexión directa de la salida de un compara</w:t>
        </w:r>
      </w:ins>
      <w:ins w:id="47" w:author="Facundo-std" w:date="2010-07-29T20:05:00Z">
        <w:r w:rsidR="00063C67">
          <w:t>dor, evitando toda la lógica del decodificador</w:t>
        </w:r>
        <w:r w:rsidR="00156D9C">
          <w:t xml:space="preserve"> que se ve involucrada </w:t>
        </w:r>
      </w:ins>
      <w:ins w:id="48" w:author="Facundo-std" w:date="2010-07-29T20:06:00Z">
        <w:r w:rsidR="00156D9C">
          <w:t xml:space="preserve">en </w:t>
        </w:r>
      </w:ins>
      <w:ins w:id="49" w:author="Facundo-std" w:date="2010-07-29T20:07:00Z">
        <w:r w:rsidR="00156D9C">
          <w:t>la determinación de los restantes</w:t>
        </w:r>
      </w:ins>
      <w:ins w:id="50" w:author="Facundo-std" w:date="2010-07-29T20:10:00Z">
        <w:r w:rsidR="00156D9C">
          <w:t xml:space="preserve"> bits</w:t>
        </w:r>
      </w:ins>
      <w:ins w:id="51" w:author="Facundo-std" w:date="2010-07-29T20:07:00Z">
        <w:r w:rsidR="00156D9C">
          <w:t>.</w:t>
        </w:r>
      </w:ins>
      <w:ins w:id="52" w:author="Facundo-std" w:date="2010-07-29T20:13:00Z">
        <w:r w:rsidR="009F169A">
          <w:t xml:space="preserve"> </w:t>
        </w:r>
      </w:ins>
      <w:ins w:id="53" w:author="Facundo-std" w:date="2010-07-29T20:14:00Z">
        <w:r w:rsidR="009F169A">
          <w:t xml:space="preserve">Esto nos permite concluir que el decodificador posee un gran efecto de filtrado de los errores producidos por </w:t>
        </w:r>
      </w:ins>
      <w:ins w:id="54" w:author="Facundo-std" w:date="2010-07-29T20:15:00Z">
        <w:r w:rsidR="009F169A">
          <w:t xml:space="preserve">las falla del tipo exponencial. </w:t>
        </w:r>
      </w:ins>
      <w:ins w:id="55" w:author="Facundo-std" w:date="2010-07-29T20:24:00Z">
        <w:r w:rsidR="00A924A9">
          <w:t xml:space="preserve">Una posible </w:t>
        </w:r>
      </w:ins>
      <w:ins w:id="56" w:author="Facundo-std" w:date="2010-07-29T20:25:00Z">
        <w:r w:rsidR="00A924A9">
          <w:t xml:space="preserve">solución sería intercalar una estructura lógica </w:t>
        </w:r>
        <w:r w:rsidR="00536C4B">
          <w:t>que no modifique e</w:t>
        </w:r>
      </w:ins>
      <w:ins w:id="57" w:author="Facundo-std" w:date="2010-07-29T20:26:00Z">
        <w:r w:rsidR="00536C4B">
          <w:t>l valor de la salida binaria, como por ejemplo dos negadores en serie, etc.</w:t>
        </w:r>
      </w:ins>
      <w:del w:id="58" w:author="Facundo-std" w:date="2010-07-29T20:05:00Z">
        <w:r w:rsidDel="00063C67">
          <w:delText xml:space="preserve"> </w:delText>
        </w:r>
      </w:del>
      <w:del w:id="59" w:author="Facundo-std" w:date="2010-07-29T20:07:00Z">
        <w:r w:rsidDel="00156D9C">
          <w:delText xml:space="preserve">no tuvo la amplitud necesaria para generar cambios a la salida del conversor debido a que se vieron filtradas por la lógica combinacional del </w:delText>
        </w:r>
      </w:del>
      <w:del w:id="60" w:author="Facundo-std" w:date="2010-07-29T20:08:00Z">
        <w:r w:rsidDel="00156D9C">
          <w:delText xml:space="preserve">decodificador. En cambio, el bit MSB no se encuentra ligado a ninguna compuerta dentro del decodificador, y su salida es determinada tan solo por la salida del comparador C32 (que determina la mitad del rango de conversión del código), </w:delText>
        </w:r>
        <w:r w:rsidR="00040C5C" w:rsidDel="00156D9C">
          <w:delText>o sea, el bit MSB se encuentra conectado directamente a la salida de éste comparador</w:delText>
        </w:r>
        <w:r w:rsidR="00603445" w:rsidDel="00156D9C">
          <w:delText xml:space="preserve"> </w:delText>
        </w:r>
      </w:del>
      <w:r w:rsidR="00603445">
        <w:t>(APENDICE B)</w:t>
      </w:r>
      <w:r w:rsidR="00040C5C">
        <w:t>.</w:t>
      </w:r>
    </w:p>
    <w:p w:rsidR="001D0E4C" w:rsidRDefault="001D0E4C" w:rsidP="001D0E4C">
      <w:pPr>
        <w:spacing w:before="360" w:after="240"/>
        <w:jc w:val="center"/>
      </w:pPr>
      <w:r w:rsidRPr="001D0E4C">
        <w:rPr>
          <w:noProof/>
          <w:lang w:eastAsia="es-AR"/>
        </w:rPr>
        <w:lastRenderedPageBreak/>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9B5773">
          <w:rPr>
            <w:noProof/>
          </w:rPr>
          <w:t>19</w:t>
        </w:r>
      </w:fldSimple>
      <w:r>
        <w:t>) Gráfica de distribución de errores según bits de salida.</w:t>
      </w:r>
    </w:p>
    <w:p w:rsidR="0055705E" w:rsidRDefault="0055705E">
      <w:r>
        <w:br w:type="page"/>
      </w:r>
    </w:p>
    <w:p w:rsidR="0055705E" w:rsidRPr="000750E2" w:rsidRDefault="0055705E" w:rsidP="0055705E">
      <w:pPr>
        <w:rPr>
          <w:i/>
          <w:u w:val="single"/>
        </w:rPr>
      </w:pPr>
      <w:r w:rsidRPr="004B47B5">
        <w:rPr>
          <w:i/>
          <w:u w:val="single"/>
        </w:rPr>
        <w:lastRenderedPageBreak/>
        <w:t xml:space="preserve">Distribución de errores según </w:t>
      </w:r>
      <w:r w:rsidR="009C3802">
        <w:rPr>
          <w:i/>
          <w:u w:val="single"/>
        </w:rPr>
        <w:t xml:space="preserve">variación de amplitud y </w:t>
      </w:r>
      <w:r>
        <w:rPr>
          <w:i/>
          <w:u w:val="single"/>
        </w:rPr>
        <w:t>duración de evento:</w:t>
      </w:r>
      <w:r w:rsidR="000750E2">
        <w:rPr>
          <w:i/>
          <w:noProof/>
          <w:u w:val="single"/>
          <w:lang w:eastAsia="es-AR"/>
        </w:rPr>
        <w:drawing>
          <wp:inline distT="0" distB="0" distL="0" distR="0">
            <wp:extent cx="5605780" cy="2703195"/>
            <wp:effectExtent l="19050" t="0" r="0" b="0"/>
            <wp:docPr id="10" name="Imagen 2" descr="C:\Users\FABRIC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Captura.PNG"/>
                    <pic:cNvPicPr>
                      <a:picLocks noChangeAspect="1" noChangeArrowheads="1"/>
                    </pic:cNvPicPr>
                  </pic:nvPicPr>
                  <pic:blipFill>
                    <a:blip r:embed="rId57" cstate="print"/>
                    <a:srcRect/>
                    <a:stretch>
                      <a:fillRect/>
                    </a:stretch>
                  </pic:blipFill>
                  <pic:spPr bwMode="auto">
                    <a:xfrm>
                      <a:off x="0" y="0"/>
                      <a:ext cx="5605780" cy="2703195"/>
                    </a:xfrm>
                    <a:prstGeom prst="rect">
                      <a:avLst/>
                    </a:prstGeom>
                    <a:noFill/>
                    <a:ln w="9525">
                      <a:noFill/>
                      <a:miter lim="800000"/>
                      <a:headEnd/>
                      <a:tailEnd/>
                    </a:ln>
                  </pic:spPr>
                </pic:pic>
              </a:graphicData>
            </a:graphic>
          </wp:inline>
        </w:drawing>
      </w:r>
      <w:r w:rsidR="000750E2">
        <w:rPr>
          <w:i/>
          <w:noProof/>
          <w:u w:val="single"/>
          <w:lang w:eastAsia="es-AR"/>
        </w:rPr>
        <w:drawing>
          <wp:inline distT="0" distB="0" distL="0" distR="0">
            <wp:extent cx="5605780" cy="3363595"/>
            <wp:effectExtent l="19050" t="0" r="0" b="0"/>
            <wp:docPr id="12" name="Imagen 3" descr="C:\Users\FABRICIO\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Captura2.PNG"/>
                    <pic:cNvPicPr>
                      <a:picLocks noChangeAspect="1" noChangeArrowheads="1"/>
                    </pic:cNvPicPr>
                  </pic:nvPicPr>
                  <pic:blipFill>
                    <a:blip r:embed="rId58" cstate="print"/>
                    <a:srcRect/>
                    <a:stretch>
                      <a:fillRect/>
                    </a:stretch>
                  </pic:blipFill>
                  <pic:spPr bwMode="auto">
                    <a:xfrm>
                      <a:off x="0" y="0"/>
                      <a:ext cx="5605780" cy="3363595"/>
                    </a:xfrm>
                    <a:prstGeom prst="rect">
                      <a:avLst/>
                    </a:prstGeom>
                    <a:noFill/>
                    <a:ln w="9525">
                      <a:noFill/>
                      <a:miter lim="800000"/>
                      <a:headEnd/>
                      <a:tailEnd/>
                    </a:ln>
                  </pic:spPr>
                </pic:pic>
              </a:graphicData>
            </a:graphic>
          </wp:inline>
        </w:drawing>
      </w:r>
    </w:p>
    <w:sectPr w:rsidR="0055705E" w:rsidRPr="000750E2"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757ADC"/>
    <w:rsid w:val="000008CE"/>
    <w:rsid w:val="0004029B"/>
    <w:rsid w:val="00040C5C"/>
    <w:rsid w:val="00046E7A"/>
    <w:rsid w:val="00063C67"/>
    <w:rsid w:val="00065812"/>
    <w:rsid w:val="000750E2"/>
    <w:rsid w:val="000B7105"/>
    <w:rsid w:val="000C4023"/>
    <w:rsid w:val="000D0D6B"/>
    <w:rsid w:val="000E6B31"/>
    <w:rsid w:val="001002F4"/>
    <w:rsid w:val="0010078C"/>
    <w:rsid w:val="00105A01"/>
    <w:rsid w:val="001107C8"/>
    <w:rsid w:val="00123CA9"/>
    <w:rsid w:val="00127AC7"/>
    <w:rsid w:val="00144291"/>
    <w:rsid w:val="00156D9C"/>
    <w:rsid w:val="001743A3"/>
    <w:rsid w:val="00191CF9"/>
    <w:rsid w:val="00194998"/>
    <w:rsid w:val="001A2272"/>
    <w:rsid w:val="001A50A9"/>
    <w:rsid w:val="001B7C08"/>
    <w:rsid w:val="001D0080"/>
    <w:rsid w:val="001D0E4C"/>
    <w:rsid w:val="001E2B6C"/>
    <w:rsid w:val="001E7F1A"/>
    <w:rsid w:val="00211C15"/>
    <w:rsid w:val="00245576"/>
    <w:rsid w:val="0025454A"/>
    <w:rsid w:val="002623B0"/>
    <w:rsid w:val="00263B12"/>
    <w:rsid w:val="00280090"/>
    <w:rsid w:val="00281E44"/>
    <w:rsid w:val="00287BCA"/>
    <w:rsid w:val="0029026A"/>
    <w:rsid w:val="002A05D6"/>
    <w:rsid w:val="002A5DC5"/>
    <w:rsid w:val="002C4422"/>
    <w:rsid w:val="002E54AA"/>
    <w:rsid w:val="002F177C"/>
    <w:rsid w:val="003162A2"/>
    <w:rsid w:val="00333AB0"/>
    <w:rsid w:val="003607B1"/>
    <w:rsid w:val="0036499C"/>
    <w:rsid w:val="0036569C"/>
    <w:rsid w:val="00367B40"/>
    <w:rsid w:val="003B150B"/>
    <w:rsid w:val="003C5823"/>
    <w:rsid w:val="003D002D"/>
    <w:rsid w:val="004026E2"/>
    <w:rsid w:val="00411A50"/>
    <w:rsid w:val="004218B8"/>
    <w:rsid w:val="00427370"/>
    <w:rsid w:val="00444875"/>
    <w:rsid w:val="0046764D"/>
    <w:rsid w:val="00470E83"/>
    <w:rsid w:val="00495A92"/>
    <w:rsid w:val="004A448D"/>
    <w:rsid w:val="004B47B5"/>
    <w:rsid w:val="004C2484"/>
    <w:rsid w:val="004D1844"/>
    <w:rsid w:val="004D2C4A"/>
    <w:rsid w:val="004D31B2"/>
    <w:rsid w:val="00513A0C"/>
    <w:rsid w:val="00513BAC"/>
    <w:rsid w:val="00524359"/>
    <w:rsid w:val="00536C4B"/>
    <w:rsid w:val="005459E0"/>
    <w:rsid w:val="0055024C"/>
    <w:rsid w:val="0055705E"/>
    <w:rsid w:val="005C6AE2"/>
    <w:rsid w:val="00603445"/>
    <w:rsid w:val="00605D3C"/>
    <w:rsid w:val="00612E32"/>
    <w:rsid w:val="00647F7F"/>
    <w:rsid w:val="00663FFE"/>
    <w:rsid w:val="006676B3"/>
    <w:rsid w:val="006729D1"/>
    <w:rsid w:val="006906EE"/>
    <w:rsid w:val="00690AE7"/>
    <w:rsid w:val="0069512F"/>
    <w:rsid w:val="00696B20"/>
    <w:rsid w:val="006C38C6"/>
    <w:rsid w:val="006D6BB0"/>
    <w:rsid w:val="006E1358"/>
    <w:rsid w:val="006E4C73"/>
    <w:rsid w:val="006F0243"/>
    <w:rsid w:val="006F210E"/>
    <w:rsid w:val="0070707C"/>
    <w:rsid w:val="00716180"/>
    <w:rsid w:val="007222C3"/>
    <w:rsid w:val="00726A2C"/>
    <w:rsid w:val="00751CFB"/>
    <w:rsid w:val="007527AC"/>
    <w:rsid w:val="00757ADC"/>
    <w:rsid w:val="00764E0E"/>
    <w:rsid w:val="007707C1"/>
    <w:rsid w:val="007759E3"/>
    <w:rsid w:val="00795C31"/>
    <w:rsid w:val="007B5572"/>
    <w:rsid w:val="007C1444"/>
    <w:rsid w:val="007E25EF"/>
    <w:rsid w:val="007F46BB"/>
    <w:rsid w:val="00800242"/>
    <w:rsid w:val="00813C53"/>
    <w:rsid w:val="00842FC1"/>
    <w:rsid w:val="008556F0"/>
    <w:rsid w:val="00874D9E"/>
    <w:rsid w:val="00877DB8"/>
    <w:rsid w:val="00884A2D"/>
    <w:rsid w:val="0089333C"/>
    <w:rsid w:val="008B1269"/>
    <w:rsid w:val="008C34A7"/>
    <w:rsid w:val="008C6957"/>
    <w:rsid w:val="008E61B0"/>
    <w:rsid w:val="008F0E30"/>
    <w:rsid w:val="00940539"/>
    <w:rsid w:val="00956950"/>
    <w:rsid w:val="0096493B"/>
    <w:rsid w:val="00965834"/>
    <w:rsid w:val="009951EB"/>
    <w:rsid w:val="009B0ED0"/>
    <w:rsid w:val="009B2B70"/>
    <w:rsid w:val="009B3420"/>
    <w:rsid w:val="009B5773"/>
    <w:rsid w:val="009C3802"/>
    <w:rsid w:val="009F1260"/>
    <w:rsid w:val="009F169A"/>
    <w:rsid w:val="00A01A0A"/>
    <w:rsid w:val="00A13450"/>
    <w:rsid w:val="00A14B1A"/>
    <w:rsid w:val="00A25A0C"/>
    <w:rsid w:val="00A32E90"/>
    <w:rsid w:val="00A56DFD"/>
    <w:rsid w:val="00A76881"/>
    <w:rsid w:val="00A90437"/>
    <w:rsid w:val="00A924A9"/>
    <w:rsid w:val="00A9735F"/>
    <w:rsid w:val="00AA5D6B"/>
    <w:rsid w:val="00AD3937"/>
    <w:rsid w:val="00AF530C"/>
    <w:rsid w:val="00B03E20"/>
    <w:rsid w:val="00B62301"/>
    <w:rsid w:val="00B938AC"/>
    <w:rsid w:val="00BA2BC4"/>
    <w:rsid w:val="00BA66A7"/>
    <w:rsid w:val="00BB0635"/>
    <w:rsid w:val="00BB764A"/>
    <w:rsid w:val="00BD0AFF"/>
    <w:rsid w:val="00C035AA"/>
    <w:rsid w:val="00C3704D"/>
    <w:rsid w:val="00C42A83"/>
    <w:rsid w:val="00C71984"/>
    <w:rsid w:val="00C7298C"/>
    <w:rsid w:val="00C77424"/>
    <w:rsid w:val="00CA1986"/>
    <w:rsid w:val="00CB1BCD"/>
    <w:rsid w:val="00CD2607"/>
    <w:rsid w:val="00CD413F"/>
    <w:rsid w:val="00CE23B3"/>
    <w:rsid w:val="00CF100F"/>
    <w:rsid w:val="00CF33A3"/>
    <w:rsid w:val="00CF4314"/>
    <w:rsid w:val="00D0117D"/>
    <w:rsid w:val="00D057D7"/>
    <w:rsid w:val="00D11EC1"/>
    <w:rsid w:val="00D44017"/>
    <w:rsid w:val="00D57114"/>
    <w:rsid w:val="00D65E89"/>
    <w:rsid w:val="00D841A6"/>
    <w:rsid w:val="00D91E0B"/>
    <w:rsid w:val="00DA32DC"/>
    <w:rsid w:val="00E20864"/>
    <w:rsid w:val="00E249B9"/>
    <w:rsid w:val="00E36EBD"/>
    <w:rsid w:val="00E41B5F"/>
    <w:rsid w:val="00E53A61"/>
    <w:rsid w:val="00E60F65"/>
    <w:rsid w:val="00E77761"/>
    <w:rsid w:val="00E8723E"/>
    <w:rsid w:val="00EA2C49"/>
    <w:rsid w:val="00ED36D9"/>
    <w:rsid w:val="00ED4A50"/>
    <w:rsid w:val="00ED5A95"/>
    <w:rsid w:val="00EE7A30"/>
    <w:rsid w:val="00F259B1"/>
    <w:rsid w:val="00F4348C"/>
    <w:rsid w:val="00F45DA7"/>
    <w:rsid w:val="00F476BD"/>
    <w:rsid w:val="00F653A8"/>
    <w:rsid w:val="00F86806"/>
    <w:rsid w:val="00F94764"/>
    <w:rsid w:val="00FB2D51"/>
    <w:rsid w:val="00FB60A0"/>
    <w:rsid w:val="00FC232B"/>
    <w:rsid w:val="00FC3426"/>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strokecolor="none"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33"/>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748E-2"/>
          <c:y val="0.27350973570164283"/>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491"/>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1.1299999999999977</c:v>
                </c:pt>
                <c:pt idx="13">
                  <c:v>1.1399999999999977</c:v>
                </c:pt>
                <c:pt idx="14">
                  <c:v>1.1499999999999977</c:v>
                </c:pt>
                <c:pt idx="15">
                  <c:v>1.1599999999999977</c:v>
                </c:pt>
                <c:pt idx="16">
                  <c:v>1.1700000000000019</c:v>
                </c:pt>
                <c:pt idx="17">
                  <c:v>1.1800000000000019</c:v>
                </c:pt>
                <c:pt idx="18">
                  <c:v>1.1900000000000019</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24884096"/>
        <c:axId val="124886016"/>
      </c:scatterChart>
      <c:valAx>
        <c:axId val="124884096"/>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24886016"/>
        <c:crosses val="autoZero"/>
        <c:crossBetween val="midCat"/>
      </c:valAx>
      <c:valAx>
        <c:axId val="124886016"/>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24884096"/>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1.1299999999999977</c:v>
                </c:pt>
                <c:pt idx="13">
                  <c:v>1.1399999999999977</c:v>
                </c:pt>
                <c:pt idx="14">
                  <c:v>1.1499999999999977</c:v>
                </c:pt>
                <c:pt idx="15">
                  <c:v>1.1599999999999977</c:v>
                </c:pt>
                <c:pt idx="16">
                  <c:v>1.1700000000000019</c:v>
                </c:pt>
                <c:pt idx="17">
                  <c:v>1.1800000000000019</c:v>
                </c:pt>
                <c:pt idx="18">
                  <c:v>1.1900000000000019</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24946304"/>
        <c:axId val="124960768"/>
      </c:scatterChart>
      <c:valAx>
        <c:axId val="124946304"/>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24960768"/>
        <c:crosses val="autoZero"/>
        <c:crossBetween val="midCat"/>
      </c:valAx>
      <c:valAx>
        <c:axId val="124960768"/>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24946304"/>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24986880"/>
        <c:axId val="124988416"/>
        <c:axId val="124934336"/>
      </c:bar3DChart>
      <c:catAx>
        <c:axId val="124986880"/>
        <c:scaling>
          <c:orientation val="minMax"/>
        </c:scaling>
        <c:axPos val="b"/>
        <c:majorTickMark val="none"/>
        <c:tickLblPos val="nextTo"/>
        <c:crossAx val="124988416"/>
        <c:crosses val="autoZero"/>
        <c:auto val="1"/>
        <c:lblAlgn val="ctr"/>
        <c:lblOffset val="100"/>
      </c:catAx>
      <c:valAx>
        <c:axId val="124988416"/>
        <c:scaling>
          <c:logBase val="10"/>
          <c:orientation val="minMax"/>
        </c:scaling>
        <c:delete val="1"/>
        <c:axPos val="l"/>
        <c:numFmt formatCode="General" sourceLinked="1"/>
        <c:majorTickMark val="none"/>
        <c:tickLblPos val="none"/>
        <c:crossAx val="124986880"/>
        <c:crosses val="autoZero"/>
        <c:crossBetween val="between"/>
      </c:valAx>
      <c:serAx>
        <c:axId val="124934336"/>
        <c:scaling>
          <c:orientation val="minMax"/>
        </c:scaling>
        <c:delete val="1"/>
        <c:axPos val="b"/>
        <c:majorTickMark val="none"/>
        <c:tickLblPos val="none"/>
        <c:crossAx val="124988416"/>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125028224"/>
        <c:axId val="125029760"/>
      </c:barChart>
      <c:catAx>
        <c:axId val="125028224"/>
        <c:scaling>
          <c:orientation val="minMax"/>
        </c:scaling>
        <c:axPos val="l"/>
        <c:majorTickMark val="none"/>
        <c:tickLblPos val="nextTo"/>
        <c:txPr>
          <a:bodyPr/>
          <a:lstStyle/>
          <a:p>
            <a:pPr>
              <a:defRPr sz="800"/>
            </a:pPr>
            <a:endParaRPr lang="es-AR"/>
          </a:p>
        </c:txPr>
        <c:crossAx val="125029760"/>
        <c:crosses val="autoZero"/>
        <c:auto val="1"/>
        <c:lblAlgn val="ctr"/>
        <c:lblOffset val="100"/>
      </c:catAx>
      <c:valAx>
        <c:axId val="125029760"/>
        <c:scaling>
          <c:orientation val="minMax"/>
        </c:scaling>
        <c:axPos val="b"/>
        <c:minorGridlines/>
        <c:numFmt formatCode="General" sourceLinked="1"/>
        <c:majorTickMark val="none"/>
        <c:tickLblPos val="nextTo"/>
        <c:txPr>
          <a:bodyPr/>
          <a:lstStyle/>
          <a:p>
            <a:pPr>
              <a:defRPr sz="800"/>
            </a:pPr>
            <a:endParaRPr lang="es-AR"/>
          </a:p>
        </c:txPr>
        <c:crossAx val="125028224"/>
        <c:crosses val="autoZero"/>
        <c:crossBetween val="between"/>
      </c:valAx>
    </c:plotArea>
    <c:legend>
      <c:legendPos val="b"/>
      <c:txPr>
        <a:bodyPr/>
        <a:lstStyle/>
        <a:p>
          <a:pPr rtl="0">
            <a:defRPr/>
          </a:pPr>
          <a:endParaRPr lang="es-AR"/>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B5BB8D47-C2CB-424A-95F2-A1D321E6A680}" type="presOf" srcId="{824E7D5A-24BD-4BBB-9CA7-F8DE03E3C6EC}" destId="{27157CA4-4C15-4FF2-AF98-B56A130127B7}" srcOrd="0" destOrd="0" presId="urn:microsoft.com/office/officeart/2005/8/layout/radial6"/>
    <dgm:cxn modelId="{79E1B1CE-75B8-4423-91F0-641ECF528A78}" type="presOf" srcId="{852930E8-AE5C-473F-B7D4-885A1528EBE7}" destId="{A8125330-1F10-4ED1-A82E-FE051DF11DCB}" srcOrd="0" destOrd="0" presId="urn:microsoft.com/office/officeart/2005/8/layout/radial6"/>
    <dgm:cxn modelId="{246C9A96-E7B8-45B6-8781-EAB126EA978D}" type="presOf" srcId="{F22A4B1E-B1BE-4C15-844F-3F6BF2F893E9}" destId="{D32B39E7-955D-463B-B7E2-753AC4E12F45}"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AFE0BDAF-CE12-47D1-BE0E-2DCCC5390B13}" type="presOf" srcId="{D3F7476D-6854-4506-9762-6450F923A837}" destId="{DA206D1E-573D-4A33-92B8-C4FE6E65A874}" srcOrd="0" destOrd="0" presId="urn:microsoft.com/office/officeart/2005/8/layout/radial6"/>
    <dgm:cxn modelId="{6013F96D-1312-42DB-A067-782D56543222}" type="presOf" srcId="{3851E0E5-1EE3-4BE0-B245-4ACAE1316BF6}" destId="{C6892F22-66F3-4D52-8B0D-2F5F0B8EA2DE}"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DDD2F3D4-DFDD-48B4-A2B1-F429EE1A1248}" srcId="{8A28A104-AE37-4170-A71D-93514034A40B}" destId="{05DF8A83-7886-46F2-843E-030E4215A240}" srcOrd="2" destOrd="0" parTransId="{D51D07FF-F4AA-4F26-9E20-546A4B8C5667}" sibTransId="{FCD31C67-C3B3-4832-B07A-BDB19D2B5823}"/>
    <dgm:cxn modelId="{89550DC9-5DDA-49A9-8974-07F8D515DD15}" type="presOf" srcId="{12C189CE-869A-46D8-AD8C-0F7179C4FA6D}" destId="{7C8754B5-CCF2-4B27-AEBC-9A995ADCBB9E}" srcOrd="0" destOrd="0" presId="urn:microsoft.com/office/officeart/2005/8/layout/radial6"/>
    <dgm:cxn modelId="{4ABD8142-DF0E-4B3C-B4BD-9C8D7E6747DA}" type="presOf" srcId="{E6460567-61C1-4FFF-A28E-784B7EAB1EC6}" destId="{01B38DC9-6425-4DDB-B64A-F1DC315FF330}"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7EE773D5-86ED-41E3-91E3-275E562CFC75}" srcId="{D3F7476D-6854-4506-9762-6450F923A837}" destId="{824E7D5A-24BD-4BBB-9CA7-F8DE03E3C6EC}" srcOrd="0" destOrd="0" parTransId="{78E48914-62F8-432D-90C3-1609BAEB1149}" sibTransId="{23407590-0E43-41FE-B4F6-975916AD8AAA}"/>
    <dgm:cxn modelId="{EE7E16A2-8C59-4221-8B55-4CE2E42334F0}" srcId="{824E7D5A-24BD-4BBB-9CA7-F8DE03E3C6EC}" destId="{F22A4B1E-B1BE-4C15-844F-3F6BF2F893E9}" srcOrd="1" destOrd="0" parTransId="{4B263AD9-FA00-4E09-B362-10CABF470A08}" sibTransId="{12C189CE-869A-46D8-AD8C-0F7179C4FA6D}"/>
    <dgm:cxn modelId="{3935206E-6D18-478F-92BF-4750F87EFD7B}" type="presOf" srcId="{EED691C2-4BC8-4CA6-AE0E-F5FC977A82E6}" destId="{DEBFC0E3-F47B-4346-81B9-47D90018653C}"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D4F384B1-9116-4C63-AFDC-A4E69D3D93EC}" type="presParOf" srcId="{DA206D1E-573D-4A33-92B8-C4FE6E65A874}" destId="{27157CA4-4C15-4FF2-AF98-B56A130127B7}" srcOrd="0" destOrd="0" presId="urn:microsoft.com/office/officeart/2005/8/layout/radial6"/>
    <dgm:cxn modelId="{D27523FB-0CA8-453C-906A-CD2F244FC7D1}" type="presParOf" srcId="{DA206D1E-573D-4A33-92B8-C4FE6E65A874}" destId="{01B38DC9-6425-4DDB-B64A-F1DC315FF330}" srcOrd="1" destOrd="0" presId="urn:microsoft.com/office/officeart/2005/8/layout/radial6"/>
    <dgm:cxn modelId="{71E9EC54-60B5-4EE5-B0C2-74109B12CB42}" type="presParOf" srcId="{DA206D1E-573D-4A33-92B8-C4FE6E65A874}" destId="{06168769-8384-4267-B616-CB3E5941E70A}" srcOrd="2" destOrd="0" presId="urn:microsoft.com/office/officeart/2005/8/layout/radial6"/>
    <dgm:cxn modelId="{22976128-AD42-44FA-A1A4-9ED3F5A07D37}" type="presParOf" srcId="{DA206D1E-573D-4A33-92B8-C4FE6E65A874}" destId="{DEBFC0E3-F47B-4346-81B9-47D90018653C}" srcOrd="3" destOrd="0" presId="urn:microsoft.com/office/officeart/2005/8/layout/radial6"/>
    <dgm:cxn modelId="{2F92C9C2-924C-4CFA-8021-433F88118C22}" type="presParOf" srcId="{DA206D1E-573D-4A33-92B8-C4FE6E65A874}" destId="{D32B39E7-955D-463B-B7E2-753AC4E12F45}" srcOrd="4" destOrd="0" presId="urn:microsoft.com/office/officeart/2005/8/layout/radial6"/>
    <dgm:cxn modelId="{4A231EFA-0B48-4A22-B48B-C7D513EB5FF1}" type="presParOf" srcId="{DA206D1E-573D-4A33-92B8-C4FE6E65A874}" destId="{CD3AE6AC-C38D-4105-AB9A-D697EC6102D7}" srcOrd="5" destOrd="0" presId="urn:microsoft.com/office/officeart/2005/8/layout/radial6"/>
    <dgm:cxn modelId="{C49B1AB7-1B48-4A9F-BBF9-04224A964D89}" type="presParOf" srcId="{DA206D1E-573D-4A33-92B8-C4FE6E65A874}" destId="{7C8754B5-CCF2-4B27-AEBC-9A995ADCBB9E}" srcOrd="6" destOrd="0" presId="urn:microsoft.com/office/officeart/2005/8/layout/radial6"/>
    <dgm:cxn modelId="{6D3E715D-376B-4AC8-916F-EEA37E83BDAE}" type="presParOf" srcId="{DA206D1E-573D-4A33-92B8-C4FE6E65A874}" destId="{C6892F22-66F3-4D52-8B0D-2F5F0B8EA2DE}" srcOrd="7" destOrd="0" presId="urn:microsoft.com/office/officeart/2005/8/layout/radial6"/>
    <dgm:cxn modelId="{8740330B-17D7-4C13-BB9A-A994C36FD137}" type="presParOf" srcId="{DA206D1E-573D-4A33-92B8-C4FE6E65A874}" destId="{C4A5D4DF-6D82-44DC-8A84-769E00D2C0E2}" srcOrd="8" destOrd="0" presId="urn:microsoft.com/office/officeart/2005/8/layout/radial6"/>
    <dgm:cxn modelId="{1AF2DA52-65F4-4FD7-9FF6-F13FBA9F3789}"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76230511-8CD8-497E-9E0C-A830E411A441}" type="presOf" srcId="{BD6DD09B-1305-45F5-A9B0-6D7BC47C9C7B}" destId="{07F67EAB-0D71-434D-BB37-CE3E9600E098}" srcOrd="0" destOrd="0" presId="urn:microsoft.com/office/officeart/2005/8/layout/radial6"/>
    <dgm:cxn modelId="{18297F1E-F15A-435E-830F-AC93CD7F0308}" type="presOf" srcId="{59CB89AC-BD77-4CF2-A9A3-98AAE4DCF0BC}" destId="{D8ED6FCF-6415-4793-B0EC-884115B23211}" srcOrd="0" destOrd="0" presId="urn:microsoft.com/office/officeart/2005/8/layout/radial6"/>
    <dgm:cxn modelId="{8A1BD06F-0A59-4AB8-BC92-7D799B1CD3D9}" type="presOf" srcId="{19D8E0E7-0C3A-4CC1-B4F9-00727BA13C44}" destId="{A41D64C0-8FB7-49BC-88D7-3F6B813592A1}"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7070FC5A-432C-41A3-B5DA-1401F4264AC1}" type="presOf" srcId="{94CFF9AE-7F77-44AC-B511-ECF66CDC26CF}" destId="{913B1E4A-FEBA-4F6A-9E05-F82E3ACA7D54}" srcOrd="0" destOrd="0" presId="urn:microsoft.com/office/officeart/2005/8/layout/radial6"/>
    <dgm:cxn modelId="{AEB5E682-0EB2-4B1F-B6DF-095C8068C87E}" type="presOf" srcId="{09EED783-BDFF-4A68-9694-067EA4A9BB1E}" destId="{63496356-E156-4CFB-ACB3-BFE2C8673254}" srcOrd="0" destOrd="0" presId="urn:microsoft.com/office/officeart/2005/8/layout/radial6"/>
    <dgm:cxn modelId="{8CABF10C-E14F-4673-9C18-8A07E5A41450}" type="presOf" srcId="{BAE189E7-4B91-4AE4-BE91-EAA92477DB02}" destId="{371866DA-045F-4A13-9B65-B77DDA3A1303}" srcOrd="0" destOrd="0" presId="urn:microsoft.com/office/officeart/2005/8/layout/radial6"/>
    <dgm:cxn modelId="{1D4915D9-A1F5-4579-BA76-320A8D31B3A0}" type="presOf" srcId="{B9B08EDC-5289-4004-A79B-75DF232816F9}" destId="{46E576A1-A50A-460F-B630-9103E9B86AD3}"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3C27C069-C146-4B3B-A87E-9195999FFA2D}" type="presOf" srcId="{6CFD4E45-23B0-4CDD-A97B-47BCAEA4FD07}" destId="{1E003E75-6515-433F-B3BA-070DC6E3C17B}" srcOrd="0" destOrd="0" presId="urn:microsoft.com/office/officeart/2005/8/layout/radial6"/>
    <dgm:cxn modelId="{68D44729-97F9-4387-A432-96C1DF401BF5}" type="presOf" srcId="{0B415DCD-D2A0-4AF8-AD73-A51C8D30DE43}" destId="{C74D6E9A-DE87-4A65-9F50-30F8C6D82B96}" srcOrd="0" destOrd="0" presId="urn:microsoft.com/office/officeart/2005/8/layout/radial6"/>
    <dgm:cxn modelId="{15EF28FA-64E0-43A2-BE0F-02B58D13E2D9}" type="presOf" srcId="{C13AB185-E4D9-49E0-BC39-6763BFBD1894}" destId="{537744B6-72DA-4EE3-AA07-8D44805C5E5B}" srcOrd="0" destOrd="0" presId="urn:microsoft.com/office/officeart/2005/8/layout/radial6"/>
    <dgm:cxn modelId="{60905C80-8329-4BE5-83E0-FCC6FF08B7DF}" type="presParOf" srcId="{A41D64C0-8FB7-49BC-88D7-3F6B813592A1}" destId="{913B1E4A-FEBA-4F6A-9E05-F82E3ACA7D54}" srcOrd="0" destOrd="0" presId="urn:microsoft.com/office/officeart/2005/8/layout/radial6"/>
    <dgm:cxn modelId="{34AB04BE-5D0A-4C48-A742-A77617A933DA}" type="presParOf" srcId="{A41D64C0-8FB7-49BC-88D7-3F6B813592A1}" destId="{371866DA-045F-4A13-9B65-B77DDA3A1303}" srcOrd="1" destOrd="0" presId="urn:microsoft.com/office/officeart/2005/8/layout/radial6"/>
    <dgm:cxn modelId="{36A9B744-7AF7-4508-A3E3-E68331DC81F9}" type="presParOf" srcId="{A41D64C0-8FB7-49BC-88D7-3F6B813592A1}" destId="{CE3F33B2-190A-4142-A706-671CD46788E7}" srcOrd="2" destOrd="0" presId="urn:microsoft.com/office/officeart/2005/8/layout/radial6"/>
    <dgm:cxn modelId="{85AD6418-3FA5-4FBC-BA65-E5B712C518E5}" type="presParOf" srcId="{A41D64C0-8FB7-49BC-88D7-3F6B813592A1}" destId="{537744B6-72DA-4EE3-AA07-8D44805C5E5B}" srcOrd="3" destOrd="0" presId="urn:microsoft.com/office/officeart/2005/8/layout/radial6"/>
    <dgm:cxn modelId="{D182BDF9-A351-474B-85DC-894EEB35B0E3}" type="presParOf" srcId="{A41D64C0-8FB7-49BC-88D7-3F6B813592A1}" destId="{1E003E75-6515-433F-B3BA-070DC6E3C17B}" srcOrd="4" destOrd="0" presId="urn:microsoft.com/office/officeart/2005/8/layout/radial6"/>
    <dgm:cxn modelId="{16A7EA93-204B-4CAC-9126-A9422075A26B}" type="presParOf" srcId="{A41D64C0-8FB7-49BC-88D7-3F6B813592A1}" destId="{3636A374-1F6E-4137-8A51-1DB6792A7A1E}" srcOrd="5" destOrd="0" presId="urn:microsoft.com/office/officeart/2005/8/layout/radial6"/>
    <dgm:cxn modelId="{1FCC3260-24D4-4DF4-8E9E-6024E1676339}" type="presParOf" srcId="{A41D64C0-8FB7-49BC-88D7-3F6B813592A1}" destId="{C74D6E9A-DE87-4A65-9F50-30F8C6D82B96}" srcOrd="6" destOrd="0" presId="urn:microsoft.com/office/officeart/2005/8/layout/radial6"/>
    <dgm:cxn modelId="{B03D08E6-F664-4DBA-81D7-DEDA42F1F1C6}" type="presParOf" srcId="{A41D64C0-8FB7-49BC-88D7-3F6B813592A1}" destId="{07F67EAB-0D71-434D-BB37-CE3E9600E098}" srcOrd="7" destOrd="0" presId="urn:microsoft.com/office/officeart/2005/8/layout/radial6"/>
    <dgm:cxn modelId="{85ED19B7-D4F9-41DF-B7BD-1EEB0C49C71C}" type="presParOf" srcId="{A41D64C0-8FB7-49BC-88D7-3F6B813592A1}" destId="{6FC4ACC6-04A6-4F6F-9008-71D93C3C620E}" srcOrd="8" destOrd="0" presId="urn:microsoft.com/office/officeart/2005/8/layout/radial6"/>
    <dgm:cxn modelId="{F360F210-FF8E-486E-A94F-6A790BD44E56}" type="presParOf" srcId="{A41D64C0-8FB7-49BC-88D7-3F6B813592A1}" destId="{46E576A1-A50A-460F-B630-9103E9B86AD3}" srcOrd="9" destOrd="0" presId="urn:microsoft.com/office/officeart/2005/8/layout/radial6"/>
    <dgm:cxn modelId="{5345DB52-F206-4363-812F-B393CE43B9DB}" type="presParOf" srcId="{A41D64C0-8FB7-49BC-88D7-3F6B813592A1}" destId="{63496356-E156-4CFB-ACB3-BFE2C8673254}" srcOrd="10" destOrd="0" presId="urn:microsoft.com/office/officeart/2005/8/layout/radial6"/>
    <dgm:cxn modelId="{6C9F6C19-57B6-4A4B-8BAE-906766E0D766}" type="presParOf" srcId="{A41D64C0-8FB7-49BC-88D7-3F6B813592A1}" destId="{4AEB49B4-A109-415A-8CED-6DED5501C8F7}" srcOrd="11" destOrd="0" presId="urn:microsoft.com/office/officeart/2005/8/layout/radial6"/>
    <dgm:cxn modelId="{C10CF8BB-592C-45A6-9F4F-92BD8585081F}"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A8BAB8C9-1D0F-4BB1-9A0B-560898827F9C}" type="presOf" srcId="{540CB32D-8624-48C1-B3D6-9BDBDF74BB47}" destId="{F1AD9AAC-48C9-4B44-9AC2-F3C901E22C6D}" srcOrd="0" destOrd="0" presId="urn:microsoft.com/office/officeart/2005/8/layout/chevron2"/>
    <dgm:cxn modelId="{2DA59EB8-80CE-4CFE-AD14-DE75C1A0D260}" type="presOf" srcId="{88D4D4EF-215A-4531-BABF-A0050A6FFCD2}" destId="{F0A48D62-2C22-4AF9-9E26-B3604A9BFE5F}" srcOrd="0" destOrd="0" presId="urn:microsoft.com/office/officeart/2005/8/layout/chevron2"/>
    <dgm:cxn modelId="{E7D8539E-E0BA-4C64-B59F-2507F8A32297}" type="presOf" srcId="{0D34D45D-CBC4-4D2F-BB0D-32E8695BF901}" destId="{24100B1D-C484-447C-8FA1-20B4E70C4548}" srcOrd="0" destOrd="1"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EF5D709C-DAFC-4F5D-A2B5-7B63F1EFFB23}" type="presOf" srcId="{F6F062A2-FD64-4E39-9B1D-DE3B19E0C231}" destId="{57C5457B-9A9B-487F-894D-AF898F0EA4DA}" srcOrd="0" destOrd="0" presId="urn:microsoft.com/office/officeart/2005/8/layout/chevron2"/>
    <dgm:cxn modelId="{81E0C4C4-D9A2-496A-9E25-A494C31372D3}" srcId="{51AC30FA-8260-45EB-B17E-43D6583AD990}" destId="{F10B96CE-7A92-465C-88AC-673C6F65D5CB}" srcOrd="1" destOrd="0" parTransId="{EDE83181-B61C-48B0-8F9B-4EF481C991A2}" sibTransId="{44F54F16-B1ED-4FF9-834D-EF3BF2373384}"/>
    <dgm:cxn modelId="{3B013C08-6F16-4E05-8DEA-A4AB546FDD7E}" srcId="{F97C6B51-37BB-41B5-A56B-6BFC5AD7E84F}" destId="{66FDC4E1-361C-49EC-B6CE-2067F9D1DDCF}" srcOrd="2" destOrd="0" parTransId="{52F596DE-E114-4EEC-B3C1-51795B0E8BEA}" sibTransId="{98762D8C-2FE1-4E7B-99A4-4274668279E6}"/>
    <dgm:cxn modelId="{75BA1F3A-85A6-4BBC-9EBE-2DB5EB69A2C5}" type="presOf" srcId="{ACDD74E2-E09C-41BC-8041-159652CAB684}" destId="{24100B1D-C484-447C-8FA1-20B4E70C4548}" srcOrd="0" destOrd="0" presId="urn:microsoft.com/office/officeart/2005/8/layout/chevron2"/>
    <dgm:cxn modelId="{9B27BFD2-781D-4EDB-BC2B-CC7794BCACB7}" type="presOf" srcId="{A4E4C500-E672-44B3-95B1-869B9EB38DFD}" destId="{FFBC5902-1023-447E-A710-C941F28E4571}" srcOrd="0" destOrd="1" presId="urn:microsoft.com/office/officeart/2005/8/layout/chevron2"/>
    <dgm:cxn modelId="{546CA66D-639E-4639-9E95-B76ABA866DC6}" type="presOf" srcId="{C20D08A2-B11C-40E9-B0D1-AEE88E4FF42A}" destId="{133DD3BB-9B1A-48E7-8C31-9C89806A1316}" srcOrd="0" destOrd="0"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7522FC89-E853-4301-B215-6CF8A7D4D330}" type="presOf" srcId="{66FDC4E1-361C-49EC-B6CE-2067F9D1DDCF}" destId="{24100B1D-C484-447C-8FA1-20B4E70C4548}" srcOrd="0" destOrd="2"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BF99AC24-E292-4FDA-89C4-F31D98476BF2}" type="presOf" srcId="{F10B96CE-7A92-465C-88AC-673C6F65D5CB}" destId="{F0A48D62-2C22-4AF9-9E26-B3604A9BFE5F}" srcOrd="0" destOrd="1" presId="urn:microsoft.com/office/officeart/2005/8/layout/chevron2"/>
    <dgm:cxn modelId="{37F15167-AB8B-4E29-A1F0-6C856139FFBE}" srcId="{4A122D1B-B816-45E5-8D51-0C3F63AE208D}" destId="{540CB32D-8624-48C1-B3D6-9BDBDF74BB47}" srcOrd="3" destOrd="0" parTransId="{C1F97796-3610-42D5-A57A-546E265AF2C5}" sibTransId="{0F46638C-D7CE-4F56-B91A-CACCF9798DA3}"/>
    <dgm:cxn modelId="{3F406535-F6CD-42B3-B1C9-9C61F5CCCE48}" type="presOf" srcId="{F97C6B51-37BB-41B5-A56B-6BFC5AD7E84F}" destId="{321A5904-C1D7-4FDD-88CC-8767E52696E4}" srcOrd="0" destOrd="0" presId="urn:microsoft.com/office/officeart/2005/8/layout/chevron2"/>
    <dgm:cxn modelId="{A0C1E637-12CC-43DE-A4F4-0BA43C4B40E7}" type="presOf" srcId="{FD1770AA-DE27-4BD0-84B9-8C6F3B7840E3}" destId="{133DD3BB-9B1A-48E7-8C31-9C89806A1316}" srcOrd="0" destOrd="1" presId="urn:microsoft.com/office/officeart/2005/8/layout/chevron2"/>
    <dgm:cxn modelId="{2886BBBE-03D5-4FB7-996E-D222123322C3}" type="presOf" srcId="{51AC30FA-8260-45EB-B17E-43D6583AD990}" destId="{236A658C-51FD-47C8-A621-F43393F6FBD8}"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49837D5D-21EE-4712-89D1-2DA32E43CDFD}" type="presOf" srcId="{4A122D1B-B816-45E5-8D51-0C3F63AE208D}" destId="{8B900707-B738-46E2-83D5-E03321D1FBDE}"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5B47379B-C735-4E40-9377-D192F56465E0}" type="presOf" srcId="{25560193-3D81-4D7C-814D-BE6EB2381D1F}" destId="{F0A48D62-2C22-4AF9-9E26-B3604A9BFE5F}" srcOrd="0" destOrd="2"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756358B3-9603-482B-A204-5D9C78C597AA}" type="presOf" srcId="{CBC13BB6-FDCB-4B96-9C48-9179EC5FDCA8}" destId="{FFBC5902-1023-447E-A710-C941F28E4571}" srcOrd="0" destOrd="0" presId="urn:microsoft.com/office/officeart/2005/8/layout/chevron2"/>
    <dgm:cxn modelId="{F9A68D23-A32D-4CD0-AE43-C9D3B5C95DB7}" type="presParOf" srcId="{8B900707-B738-46E2-83D5-E03321D1FBDE}" destId="{5516738A-7C29-40F4-811B-6D28042C2731}" srcOrd="0" destOrd="0" presId="urn:microsoft.com/office/officeart/2005/8/layout/chevron2"/>
    <dgm:cxn modelId="{710EBBA4-7E22-4C03-B842-EF94F716C0DD}" type="presParOf" srcId="{5516738A-7C29-40F4-811B-6D28042C2731}" destId="{321A5904-C1D7-4FDD-88CC-8767E52696E4}" srcOrd="0" destOrd="0" presId="urn:microsoft.com/office/officeart/2005/8/layout/chevron2"/>
    <dgm:cxn modelId="{7541FAB0-3A2F-4DF8-AC80-08884D59C580}" type="presParOf" srcId="{5516738A-7C29-40F4-811B-6D28042C2731}" destId="{24100B1D-C484-447C-8FA1-20B4E70C4548}" srcOrd="1" destOrd="0" presId="urn:microsoft.com/office/officeart/2005/8/layout/chevron2"/>
    <dgm:cxn modelId="{7193367D-64BF-4073-BE24-0D60ADBA310C}" type="presParOf" srcId="{8B900707-B738-46E2-83D5-E03321D1FBDE}" destId="{FC6E547B-4941-48E3-857B-391DAA90A159}" srcOrd="1" destOrd="0" presId="urn:microsoft.com/office/officeart/2005/8/layout/chevron2"/>
    <dgm:cxn modelId="{90B21397-848B-4DCD-BEEF-30A3406B7055}" type="presParOf" srcId="{8B900707-B738-46E2-83D5-E03321D1FBDE}" destId="{E84AA5BE-A38E-464F-BCBF-434178591364}" srcOrd="2" destOrd="0" presId="urn:microsoft.com/office/officeart/2005/8/layout/chevron2"/>
    <dgm:cxn modelId="{F8246878-A216-49A8-BFD9-16BAEED3D529}" type="presParOf" srcId="{E84AA5BE-A38E-464F-BCBF-434178591364}" destId="{236A658C-51FD-47C8-A621-F43393F6FBD8}" srcOrd="0" destOrd="0" presId="urn:microsoft.com/office/officeart/2005/8/layout/chevron2"/>
    <dgm:cxn modelId="{FC01ED9E-180E-40C2-8052-2158750D7515}" type="presParOf" srcId="{E84AA5BE-A38E-464F-BCBF-434178591364}" destId="{F0A48D62-2C22-4AF9-9E26-B3604A9BFE5F}" srcOrd="1" destOrd="0" presId="urn:microsoft.com/office/officeart/2005/8/layout/chevron2"/>
    <dgm:cxn modelId="{83BF0E59-333B-486B-BFD0-16CD410405BB}" type="presParOf" srcId="{8B900707-B738-46E2-83D5-E03321D1FBDE}" destId="{7EF8ABF6-3830-472F-B9AF-BEE8F98DCBE3}" srcOrd="3" destOrd="0" presId="urn:microsoft.com/office/officeart/2005/8/layout/chevron2"/>
    <dgm:cxn modelId="{E2BE18D7-0468-4456-AB54-17CEA0BD4E81}" type="presParOf" srcId="{8B900707-B738-46E2-83D5-E03321D1FBDE}" destId="{27D5B46E-FC78-4BBB-9D38-1E69345CD527}" srcOrd="4" destOrd="0" presId="urn:microsoft.com/office/officeart/2005/8/layout/chevron2"/>
    <dgm:cxn modelId="{7638A470-EAA3-4D29-BD28-108753531D72}" type="presParOf" srcId="{27D5B46E-FC78-4BBB-9D38-1E69345CD527}" destId="{57C5457B-9A9B-487F-894D-AF898F0EA4DA}" srcOrd="0" destOrd="0" presId="urn:microsoft.com/office/officeart/2005/8/layout/chevron2"/>
    <dgm:cxn modelId="{2CAF7F5C-7111-4EDF-A84A-A890C823E388}" type="presParOf" srcId="{27D5B46E-FC78-4BBB-9D38-1E69345CD527}" destId="{FFBC5902-1023-447E-A710-C941F28E4571}" srcOrd="1" destOrd="0" presId="urn:microsoft.com/office/officeart/2005/8/layout/chevron2"/>
    <dgm:cxn modelId="{0A1A85BB-767F-4AF8-8A03-F180C91B5DAF}" type="presParOf" srcId="{8B900707-B738-46E2-83D5-E03321D1FBDE}" destId="{185A4D36-9EC5-433A-8E4E-09AF8AD5B484}" srcOrd="5" destOrd="0" presId="urn:microsoft.com/office/officeart/2005/8/layout/chevron2"/>
    <dgm:cxn modelId="{C426914A-8E8F-4663-80A9-DD1B7F310977}" type="presParOf" srcId="{8B900707-B738-46E2-83D5-E03321D1FBDE}" destId="{06F34673-9E38-411E-A400-E3E2B6DB0FBD}" srcOrd="6" destOrd="0" presId="urn:microsoft.com/office/officeart/2005/8/layout/chevron2"/>
    <dgm:cxn modelId="{BE84D947-8087-48C6-A1CF-D248D855F7A7}" type="presParOf" srcId="{06F34673-9E38-411E-A400-E3E2B6DB0FBD}" destId="{F1AD9AAC-48C9-4B44-9AC2-F3C901E22C6D}" srcOrd="0" destOrd="0" presId="urn:microsoft.com/office/officeart/2005/8/layout/chevron2"/>
    <dgm:cxn modelId="{20621B06-BB7A-4F1B-9592-A3ADD6395BDB}"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702545C9-6528-4F85-B426-74F9DDC7C2BA}" srcId="{4A122D1B-B816-45E5-8D51-0C3F63AE208D}" destId="{F97C6B51-37BB-41B5-A56B-6BFC5AD7E84F}" srcOrd="0" destOrd="0" parTransId="{22398B86-779A-4F6B-A34F-2ACFC4687EDB}" sibTransId="{8F7D4850-2EDD-4037-AD6C-52F9A1A466B6}"/>
    <dgm:cxn modelId="{A424F746-1B68-4917-B0FC-88D9BE10B53A}" type="presOf" srcId="{51AC30FA-8260-45EB-B17E-43D6583AD990}" destId="{236A658C-51FD-47C8-A621-F43393F6FBD8}" srcOrd="0" destOrd="0" presId="urn:microsoft.com/office/officeart/2005/8/layout/chevron2"/>
    <dgm:cxn modelId="{5DEC366B-A6F9-4CB7-AC04-70840B3941CC}" type="presOf" srcId="{CBC13BB6-FDCB-4B96-9C48-9179EC5FDCA8}" destId="{FFBC5902-1023-447E-A710-C941F28E4571}"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C998AB9A-2DB6-47EA-B0CC-B8359483A5E3}" type="presOf" srcId="{ACDD74E2-E09C-41BC-8041-159652CAB684}" destId="{24100B1D-C484-447C-8FA1-20B4E70C4548}" srcOrd="0" destOrd="0" presId="urn:microsoft.com/office/officeart/2005/8/layout/chevron2"/>
    <dgm:cxn modelId="{1C66623E-6989-4CAF-9F58-99F8C2E6901D}" type="presOf" srcId="{C20D08A2-B11C-40E9-B0D1-AEE88E4FF42A}" destId="{133DD3BB-9B1A-48E7-8C31-9C89806A1316}" srcOrd="0" destOrd="0" presId="urn:microsoft.com/office/officeart/2005/8/layout/chevron2"/>
    <dgm:cxn modelId="{05220D96-08FC-45DC-BDBB-29EC271CF1A8}" type="presOf" srcId="{0D34D45D-CBC4-4D2F-BB0D-32E8695BF901}" destId="{24100B1D-C484-447C-8FA1-20B4E70C4548}" srcOrd="0" destOrd="1" presId="urn:microsoft.com/office/officeart/2005/8/layout/chevron2"/>
    <dgm:cxn modelId="{92C6FAA2-D8DA-44AA-9842-19DAA048FA5A}" type="presOf" srcId="{4A122D1B-B816-45E5-8D51-0C3F63AE208D}" destId="{8B900707-B738-46E2-83D5-E03321D1FBDE}"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AC0EC3CE-9EFC-42A9-A3A2-8DB8C18D5CE3}" srcId="{4A122D1B-B816-45E5-8D51-0C3F63AE208D}" destId="{51AC30FA-8260-45EB-B17E-43D6583AD990}" srcOrd="1" destOrd="0" parTransId="{DC4EB5D8-FD41-4611-8AE7-305554FECD33}" sibTransId="{65EB561F-EC3C-4BED-94DB-4C4C2DD7E1BA}"/>
    <dgm:cxn modelId="{C71621F7-559F-4D10-89DA-351F6DAC668D}" type="presOf" srcId="{F97C6B51-37BB-41B5-A56B-6BFC5AD7E84F}" destId="{321A5904-C1D7-4FDD-88CC-8767E52696E4}" srcOrd="0" destOrd="0"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DF05C38A-453D-460F-9A15-395892C68E01}" type="presOf" srcId="{F6F062A2-FD64-4E39-9B1D-DE3B19E0C231}" destId="{57C5457B-9A9B-487F-894D-AF898F0EA4DA}" srcOrd="0" destOrd="0"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37F15167-AB8B-4E29-A1F0-6C856139FFBE}" srcId="{4A122D1B-B816-45E5-8D51-0C3F63AE208D}" destId="{540CB32D-8624-48C1-B3D6-9BDBDF74BB47}" srcOrd="3" destOrd="0" parTransId="{C1F97796-3610-42D5-A57A-546E265AF2C5}" sibTransId="{0F46638C-D7CE-4F56-B91A-CACCF9798DA3}"/>
    <dgm:cxn modelId="{1AC1AA4A-3A63-472F-83C2-6F417444D109}" srcId="{51AC30FA-8260-45EB-B17E-43D6583AD990}" destId="{88D4D4EF-215A-4531-BABF-A0050A6FFCD2}" srcOrd="0" destOrd="0" parTransId="{7C3805DD-5E41-46B8-8A64-EC78A455F2DE}" sibTransId="{89F4C431-DE35-48D7-A3B9-D12D07511555}"/>
    <dgm:cxn modelId="{8F6E9DEB-CE1C-4A54-BE92-955973D87170}" srcId="{4A122D1B-B816-45E5-8D51-0C3F63AE208D}" destId="{F6F062A2-FD64-4E39-9B1D-DE3B19E0C231}" srcOrd="2" destOrd="0" parTransId="{731DF3B6-05BE-4E8A-AE56-3CB5D3B90949}" sibTransId="{9BCC218F-E57D-4AE7-A246-9616C82816DF}"/>
    <dgm:cxn modelId="{3494C706-2F6D-4431-AB92-D4EEE06597FA}" srcId="{51AC30FA-8260-45EB-B17E-43D6583AD990}" destId="{07A3E033-C9E9-441A-89BE-08B9CB8ADC5F}" srcOrd="2" destOrd="0" parTransId="{FBC1E075-0510-4D4B-BCBB-2C6FB8E93096}" sibTransId="{157828F0-E0B9-4CD0-98EC-089A7696FA46}"/>
    <dgm:cxn modelId="{E11C66AC-8F6A-4515-8F9A-56EF1939062C}" srcId="{F6F062A2-FD64-4E39-9B1D-DE3B19E0C231}" destId="{CBC13BB6-FDCB-4B96-9C48-9179EC5FDCA8}" srcOrd="0" destOrd="0" parTransId="{E19FA283-4EF0-4275-8452-82EF5B7B50A0}" sibTransId="{86994439-71A7-4635-ACDE-10DC37BB3357}"/>
    <dgm:cxn modelId="{C2F7D3D6-9C0A-47AA-AAB9-B68888A0A61E}" type="presOf" srcId="{88D4D4EF-215A-4531-BABF-A0050A6FFCD2}" destId="{F0A48D62-2C22-4AF9-9E26-B3604A9BFE5F}" srcOrd="0" destOrd="0" presId="urn:microsoft.com/office/officeart/2005/8/layout/chevron2"/>
    <dgm:cxn modelId="{EAD084B8-4060-413F-AA9A-2429EF4D1E3F}" type="presOf" srcId="{25560193-3D81-4D7C-814D-BE6EB2381D1F}" destId="{F0A48D62-2C22-4AF9-9E26-B3604A9BFE5F}" srcOrd="0" destOrd="1" presId="urn:microsoft.com/office/officeart/2005/8/layout/chevron2"/>
    <dgm:cxn modelId="{CE680570-66B0-483C-8684-399BA28ECED0}" type="presOf" srcId="{540CB32D-8624-48C1-B3D6-9BDBDF74BB47}" destId="{F1AD9AAC-48C9-4B44-9AC2-F3C901E22C6D}" srcOrd="0" destOrd="0" presId="urn:microsoft.com/office/officeart/2005/8/layout/chevron2"/>
    <dgm:cxn modelId="{D1D66449-F2A9-46FC-800C-0DCF3B44B8A6}" type="presOf" srcId="{07A3E033-C9E9-441A-89BE-08B9CB8ADC5F}" destId="{F0A48D62-2C22-4AF9-9E26-B3604A9BFE5F}" srcOrd="0" destOrd="2" presId="urn:microsoft.com/office/officeart/2005/8/layout/chevron2"/>
    <dgm:cxn modelId="{3832B24E-F86B-4D19-87DC-46C570A9B6E9}" type="presParOf" srcId="{8B900707-B738-46E2-83D5-E03321D1FBDE}" destId="{5516738A-7C29-40F4-811B-6D28042C2731}" srcOrd="0" destOrd="0" presId="urn:microsoft.com/office/officeart/2005/8/layout/chevron2"/>
    <dgm:cxn modelId="{789D6B4A-A0A8-4890-9565-D43C88AAC3EC}" type="presParOf" srcId="{5516738A-7C29-40F4-811B-6D28042C2731}" destId="{321A5904-C1D7-4FDD-88CC-8767E52696E4}" srcOrd="0" destOrd="0" presId="urn:microsoft.com/office/officeart/2005/8/layout/chevron2"/>
    <dgm:cxn modelId="{3706FEB8-CAB2-42D6-9F32-F52EFA6D6376}" type="presParOf" srcId="{5516738A-7C29-40F4-811B-6D28042C2731}" destId="{24100B1D-C484-447C-8FA1-20B4E70C4548}" srcOrd="1" destOrd="0" presId="urn:microsoft.com/office/officeart/2005/8/layout/chevron2"/>
    <dgm:cxn modelId="{22A8D3FB-FF44-4300-8421-6532D028F3D5}" type="presParOf" srcId="{8B900707-B738-46E2-83D5-E03321D1FBDE}" destId="{FC6E547B-4941-48E3-857B-391DAA90A159}" srcOrd="1" destOrd="0" presId="urn:microsoft.com/office/officeart/2005/8/layout/chevron2"/>
    <dgm:cxn modelId="{D760E82A-74B2-462C-B1DE-B9DB390E5726}" type="presParOf" srcId="{8B900707-B738-46E2-83D5-E03321D1FBDE}" destId="{E84AA5BE-A38E-464F-BCBF-434178591364}" srcOrd="2" destOrd="0" presId="urn:microsoft.com/office/officeart/2005/8/layout/chevron2"/>
    <dgm:cxn modelId="{D407AAB3-B2A1-49CB-B715-744B2A76AFF1}" type="presParOf" srcId="{E84AA5BE-A38E-464F-BCBF-434178591364}" destId="{236A658C-51FD-47C8-A621-F43393F6FBD8}" srcOrd="0" destOrd="0" presId="urn:microsoft.com/office/officeart/2005/8/layout/chevron2"/>
    <dgm:cxn modelId="{088C172E-3A70-4B4B-A5D8-0F89B1A5587F}" type="presParOf" srcId="{E84AA5BE-A38E-464F-BCBF-434178591364}" destId="{F0A48D62-2C22-4AF9-9E26-B3604A9BFE5F}" srcOrd="1" destOrd="0" presId="urn:microsoft.com/office/officeart/2005/8/layout/chevron2"/>
    <dgm:cxn modelId="{34FCBFF1-3EF6-4E86-AA35-EB92CAA7D7AE}" type="presParOf" srcId="{8B900707-B738-46E2-83D5-E03321D1FBDE}" destId="{7EF8ABF6-3830-472F-B9AF-BEE8F98DCBE3}" srcOrd="3" destOrd="0" presId="urn:microsoft.com/office/officeart/2005/8/layout/chevron2"/>
    <dgm:cxn modelId="{6292C8FB-9799-42C9-A1B6-9B832856C925}" type="presParOf" srcId="{8B900707-B738-46E2-83D5-E03321D1FBDE}" destId="{27D5B46E-FC78-4BBB-9D38-1E69345CD527}" srcOrd="4" destOrd="0" presId="urn:microsoft.com/office/officeart/2005/8/layout/chevron2"/>
    <dgm:cxn modelId="{6473F17C-5E01-4E05-A255-07648CD565BF}" type="presParOf" srcId="{27D5B46E-FC78-4BBB-9D38-1E69345CD527}" destId="{57C5457B-9A9B-487F-894D-AF898F0EA4DA}" srcOrd="0" destOrd="0" presId="urn:microsoft.com/office/officeart/2005/8/layout/chevron2"/>
    <dgm:cxn modelId="{C27C1A95-640A-45C7-8A5F-D374DC2E03D3}" type="presParOf" srcId="{27D5B46E-FC78-4BBB-9D38-1E69345CD527}" destId="{FFBC5902-1023-447E-A710-C941F28E4571}" srcOrd="1" destOrd="0" presId="urn:microsoft.com/office/officeart/2005/8/layout/chevron2"/>
    <dgm:cxn modelId="{4BA74043-62DF-4E9E-B1D0-B6C2C817A439}" type="presParOf" srcId="{8B900707-B738-46E2-83D5-E03321D1FBDE}" destId="{185A4D36-9EC5-433A-8E4E-09AF8AD5B484}" srcOrd="5" destOrd="0" presId="urn:microsoft.com/office/officeart/2005/8/layout/chevron2"/>
    <dgm:cxn modelId="{97722C28-BA0F-4D3D-8189-2B3716E6683E}" type="presParOf" srcId="{8B900707-B738-46E2-83D5-E03321D1FBDE}" destId="{06F34673-9E38-411E-A400-E3E2B6DB0FBD}" srcOrd="6" destOrd="0" presId="urn:microsoft.com/office/officeart/2005/8/layout/chevron2"/>
    <dgm:cxn modelId="{970C69F5-0EC8-487B-994B-A3E9E6B8B3B7}" type="presParOf" srcId="{06F34673-9E38-411E-A400-E3E2B6DB0FBD}" destId="{F1AD9AAC-48C9-4B44-9AC2-F3C901E22C6D}" srcOrd="0" destOrd="0" presId="urn:microsoft.com/office/officeart/2005/8/layout/chevron2"/>
    <dgm:cxn modelId="{65E7E3C3-1EEE-4E5A-98E4-8081FE471864}"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51BF1-E7AB-4DEA-A683-9D8D214E6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TotalTime>
  <Pages>16</Pages>
  <Words>2524</Words>
  <Characters>13883</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90</cp:revision>
  <dcterms:created xsi:type="dcterms:W3CDTF">2010-07-10T13:52:00Z</dcterms:created>
  <dcterms:modified xsi:type="dcterms:W3CDTF">2010-07-30T03:09:00Z</dcterms:modified>
</cp:coreProperties>
</file>