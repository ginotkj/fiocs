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757ADC" w:rsidP="00263B12">
      <w:pPr>
        <w:pStyle w:val="Ttulo1"/>
      </w:pPr>
      <w:r>
        <w:t>3</w:t>
      </w:r>
      <w:r w:rsidRPr="00757ADC">
        <w:t>) CAMPAÑA DE IN</w:t>
      </w:r>
      <w:r w:rsidR="00444875">
        <w:t>Y</w:t>
      </w:r>
      <w:r w:rsidRPr="00757ADC">
        <w:t>ECCI</w:t>
      </w:r>
      <w:r w:rsidR="00444875">
        <w:t>Ó</w:t>
      </w:r>
      <w:r w:rsidRPr="00757ADC">
        <w:t>N Y AN</w:t>
      </w:r>
      <w:r w:rsidR="00444875">
        <w:t>Á</w:t>
      </w:r>
      <w:r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ins w:id="0" w:author="FABRICIO" w:date="2010-07-25T17:30:00Z">
        <w:r w:rsidR="008F0E30" w:rsidRPr="008F0E30">
          <w:rPr>
            <w:i/>
          </w:rPr>
          <w:t>del conversor flash</w:t>
        </w:r>
        <w:r w:rsidR="008F0E30" w:rsidRPr="008F0E30">
          <w:rPr>
            <w:i/>
          </w:rPr>
          <w:t xml:space="preserve"> </w:t>
        </w:r>
      </w:ins>
      <w:r w:rsidR="0029026A" w:rsidRPr="008F0E30">
        <w:rPr>
          <w:i/>
        </w:rPr>
        <w:t>causad</w:t>
      </w:r>
      <w:del w:id="1" w:author="FABRICIO" w:date="2010-07-25T17:30:00Z">
        <w:r w:rsidR="0029026A" w:rsidRPr="008F0E30" w:rsidDel="008F0E30">
          <w:rPr>
            <w:i/>
          </w:rPr>
          <w:delText>o</w:delText>
        </w:r>
      </w:del>
      <w:ins w:id="2" w:author="FABRICIO" w:date="2010-07-25T17:30:00Z">
        <w:r w:rsidR="008F0E30">
          <w:rPr>
            <w:i/>
          </w:rPr>
          <w:t>a</w:t>
        </w:r>
      </w:ins>
      <w:r w:rsidR="0029026A" w:rsidRPr="008F0E30">
        <w:rPr>
          <w:i/>
        </w:rPr>
        <w:t xml:space="preserve">s por </w:t>
      </w:r>
      <w:proofErr w:type="spellStart"/>
      <w:r w:rsidR="0029026A" w:rsidRPr="008F0E30">
        <w:rPr>
          <w:i/>
        </w:rPr>
        <w:t>SETs</w:t>
      </w:r>
      <w:proofErr w:type="spellEnd"/>
      <w:del w:id="3" w:author="FABRICIO" w:date="2010-07-25T17:30:00Z">
        <w:r w:rsidR="0029026A" w:rsidRPr="008F0E30" w:rsidDel="008F0E30">
          <w:rPr>
            <w:i/>
          </w:rPr>
          <w:delText xml:space="preserve"> del conve</w:delText>
        </w:r>
        <w:r w:rsidR="00444875" w:rsidRPr="008F0E30" w:rsidDel="008F0E30">
          <w:rPr>
            <w:i/>
          </w:rPr>
          <w:delText>rsor flash</w:delText>
        </w:r>
      </w:del>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287BCA"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5"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6C38C6">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ins w:id="4" w:author="FABRICIO" w:date="2010-07-25T17:33:00Z">
        <w:r w:rsidR="008F0E30">
          <w:t xml:space="preserve"> de </w:t>
        </w:r>
        <w:r w:rsidR="008F0E30">
          <w:t>tensión</w:t>
        </w:r>
        <w:r w:rsidR="008F0E30">
          <w:t xml:space="preserve"> de entrada y referencia</w:t>
        </w:r>
      </w:ins>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287BCA">
        <w:fldChar w:fldCharType="begin"/>
      </w:r>
      <w:r>
        <w:instrText xml:space="preserve"> REF _Ref266534679 \h </w:instrText>
      </w:r>
      <w:r w:rsidR="00287BCA">
        <w:fldChar w:fldCharType="separate"/>
      </w:r>
      <w:r>
        <w:t xml:space="preserve">Figura </w:t>
      </w:r>
      <w:r>
        <w:rPr>
          <w:noProof/>
        </w:rPr>
        <w:t>1</w:t>
      </w:r>
      <w:r w:rsidR="00287BCA">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ins w:id="5" w:author="FABRICIO" w:date="2010-07-25T17:35:00Z">
        <w:r w:rsidR="008F0E30">
          <w:t xml:space="preserve">de </w:t>
        </w:r>
      </w:ins>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w:t>
      </w:r>
      <w:del w:id="6" w:author="FABRICIO" w:date="2010-07-25T17:36:00Z">
        <w:r w:rsidR="0036499C" w:rsidDel="008F0E30">
          <w:rPr>
            <w:rFonts w:ascii="Calibri" w:eastAsia="Times New Roman" w:hAnsi="Calibri" w:cs="Calibri"/>
            <w:szCs w:val="28"/>
            <w:lang w:eastAsia="es-AR"/>
          </w:rPr>
          <w:delText xml:space="preserve">todos </w:delText>
        </w:r>
      </w:del>
      <w:r w:rsidR="0036499C">
        <w:rPr>
          <w:rFonts w:ascii="Calibri" w:eastAsia="Times New Roman" w:hAnsi="Calibri" w:cs="Calibri"/>
          <w:szCs w:val="28"/>
          <w:lang w:eastAsia="es-AR"/>
        </w:rPr>
        <w:t>los</w:t>
      </w:r>
      <w:ins w:id="7" w:author="FABRICIO" w:date="2010-07-25T17:36:00Z">
        <w:r w:rsidR="008F0E30">
          <w:rPr>
            <w:rFonts w:ascii="Calibri" w:eastAsia="Times New Roman" w:hAnsi="Calibri" w:cs="Calibri"/>
            <w:szCs w:val="28"/>
            <w:lang w:eastAsia="es-AR"/>
          </w:rPr>
          <w:t xml:space="preserve"> 63</w:t>
        </w:r>
      </w:ins>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w:t>
      </w:r>
      <w:del w:id="8" w:author="FABRICIO" w:date="2010-07-25T17:37:00Z">
        <w:r w:rsidRPr="00D65E89" w:rsidDel="008F0E30">
          <w:rPr>
            <w:rFonts w:ascii="Calibri" w:eastAsia="Times New Roman" w:hAnsi="Calibri" w:cs="Calibri"/>
            <w:szCs w:val="28"/>
            <w:lang w:eastAsia="es-AR"/>
          </w:rPr>
          <w:delText xml:space="preserve">el </w:delText>
        </w:r>
      </w:del>
      <w:del w:id="9" w:author="FABRICIO" w:date="2010-07-25T17:36:00Z">
        <w:r w:rsidRPr="00D65E89" w:rsidDel="008F0E30">
          <w:rPr>
            <w:rFonts w:ascii="Calibri" w:eastAsia="Times New Roman" w:hAnsi="Calibri" w:cs="Calibri"/>
            <w:szCs w:val="28"/>
            <w:lang w:eastAsia="es-AR"/>
          </w:rPr>
          <w:delText xml:space="preserve"> </w:delText>
        </w:r>
      </w:del>
      <w:del w:id="10" w:author="FABRICIO" w:date="2010-07-25T17:37:00Z">
        <w:r w:rsidRPr="00D65E89" w:rsidDel="008F0E30">
          <w:rPr>
            <w:rFonts w:ascii="Calibri" w:eastAsia="Times New Roman" w:hAnsi="Calibri" w:cs="Calibri"/>
            <w:szCs w:val="28"/>
            <w:lang w:eastAsia="es-AR"/>
          </w:rPr>
          <w:delText xml:space="preserve">cual determina la </w:delText>
        </w:r>
      </w:del>
      <w:r w:rsidRPr="00D65E89">
        <w:rPr>
          <w:rFonts w:ascii="Calibri" w:eastAsia="Times New Roman" w:hAnsi="Calibri" w:cs="Calibri"/>
          <w:szCs w:val="28"/>
          <w:lang w:eastAsia="es-AR"/>
        </w:rPr>
        <w:t>mitad de</w:t>
      </w:r>
      <w:del w:id="11" w:author="FABRICIO" w:date="2010-07-25T17:37:00Z">
        <w:r w:rsidRPr="00D65E89" w:rsidDel="008F0E30">
          <w:rPr>
            <w:rFonts w:ascii="Calibri" w:eastAsia="Times New Roman" w:hAnsi="Calibri" w:cs="Calibri"/>
            <w:szCs w:val="28"/>
            <w:lang w:eastAsia="es-AR"/>
          </w:rPr>
          <w:delText xml:space="preserve"> la</w:delText>
        </w:r>
      </w:del>
      <w:ins w:id="12" w:author="FABRICIO" w:date="2010-07-25T17:37:00Z">
        <w:r w:rsidR="008F0E30">
          <w:rPr>
            <w:rFonts w:ascii="Calibri" w:eastAsia="Times New Roman" w:hAnsi="Calibri" w:cs="Calibri"/>
            <w:szCs w:val="28"/>
            <w:lang w:eastAsia="es-AR"/>
          </w:rPr>
          <w:t xml:space="preserve"> rango de </w:t>
        </w:r>
      </w:ins>
      <w:del w:id="13" w:author="FABRICIO" w:date="2010-07-25T17:37:00Z">
        <w:r w:rsidRPr="00D65E89" w:rsidDel="008F0E30">
          <w:rPr>
            <w:rFonts w:ascii="Calibri" w:eastAsia="Times New Roman" w:hAnsi="Calibri" w:cs="Calibri"/>
            <w:szCs w:val="28"/>
            <w:lang w:eastAsia="es-AR"/>
          </w:rPr>
          <w:delText xml:space="preserve"> </w:delText>
        </w:r>
      </w:del>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Change w:id="14" w:author="FABRICIO" w:date="2010-07-25T17:34:00Z">
            <w:rPr>
              <w:lang w:eastAsia="es-AR"/>
            </w:rPr>
          </w:rPrChange>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287BCA" w:rsidP="00A76881">
      <w:pPr>
        <w:pStyle w:val="Epgrafe"/>
      </w:pPr>
      <w:bookmarkStart w:id="15" w:name="_Ref266534636"/>
      <w:r w:rsidRPr="00287BCA">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6" w:name="_Ref266534679"/>
      <w:r>
        <w:t xml:space="preserve">Figura </w:t>
      </w:r>
      <w:fldSimple w:instr=" SEQ Figura \* ARABIC ">
        <w:r w:rsidR="006C38C6">
          <w:rPr>
            <w:noProof/>
          </w:rPr>
          <w:t>2</w:t>
        </w:r>
      </w:fldSimple>
      <w:bookmarkEnd w:id="15"/>
      <w:bookmarkEnd w:id="16"/>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287BCA">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287BCA">
        <w:rPr>
          <w:rFonts w:eastAsia="Times New Roman" w:cstheme="minorHAnsi"/>
          <w:szCs w:val="24"/>
          <w:lang w:eastAsia="es-AR"/>
        </w:rPr>
      </w:r>
      <w:r w:rsidR="00287BCA">
        <w:rPr>
          <w:rFonts w:eastAsia="Times New Roman" w:cstheme="minorHAnsi"/>
          <w:szCs w:val="24"/>
          <w:lang w:eastAsia="es-AR"/>
        </w:rPr>
        <w:fldChar w:fldCharType="separate"/>
      </w:r>
      <w:r>
        <w:t xml:space="preserve">Figura </w:t>
      </w:r>
      <w:r>
        <w:rPr>
          <w:noProof/>
        </w:rPr>
        <w:t>2</w:t>
      </w:r>
      <w:r w:rsidR="00287BCA">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ins w:id="17" w:author="FABRICIO" w:date="2010-07-25T17:38:00Z">
        <w:r w:rsidR="008F0E30">
          <w:t>É</w:t>
        </w:r>
      </w:ins>
      <w:del w:id="18" w:author="FABRICIO" w:date="2010-07-25T17:38:00Z">
        <w:r w:rsidR="001A2272" w:rsidDel="008F0E30">
          <w:delText>E</w:delText>
        </w:r>
      </w:del>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245576" w:rsidRPr="008F0E30">
        <w:rPr>
          <w:rPrChange w:id="19" w:author="FABRICIO" w:date="2010-07-25T17:38:00Z">
            <w:rPr>
              <w:i/>
              <w:highlight w:val="yellow"/>
            </w:rPr>
          </w:rPrChange>
        </w:rPr>
        <w:t xml:space="preserve">APENDICE </w:t>
      </w:r>
      <w:r w:rsidR="001A2272" w:rsidRPr="008F0E30">
        <w:rPr>
          <w:rPrChange w:id="20" w:author="FABRICIO" w:date="2010-07-25T17:38:00Z">
            <w:rPr>
              <w:i/>
              <w:highlight w:val="yellow"/>
            </w:rPr>
          </w:rPrChange>
        </w:rPr>
        <w:t>C</w:t>
      </w:r>
      <w:r w:rsidR="00245576" w:rsidRPr="008F0E30">
        <w:rPr>
          <w:rPrChange w:id="21" w:author="FABRICIO" w:date="2010-07-25T17:38:00Z">
            <w:rPr>
              <w:highlight w:val="yellow"/>
            </w:rPr>
          </w:rPrChange>
        </w:rPr>
        <w:t>.</w:t>
      </w:r>
    </w:p>
    <w:p w:rsidR="00A14B1A" w:rsidRDefault="008C34A7" w:rsidP="00A14B1A">
      <w:pPr>
        <w:keepNext/>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A14B1A">
      <w:pPr>
        <w:pStyle w:val="Epgrafe"/>
      </w:pPr>
      <w:r>
        <w:t xml:space="preserve">Figura </w:t>
      </w:r>
      <w:fldSimple w:instr=" SEQ Figura \* ARABIC ">
        <w:r w:rsidR="006C38C6">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6C38C6">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216EAB">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6C38C6">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ins w:id="22" w:author="FABRICIO" w:date="2010-07-25T18:05:00Z">
        <w:r w:rsidR="0046764D">
          <w:t xml:space="preserve"> la </w:t>
        </w:r>
        <w:r w:rsidR="0046764D">
          <w:t>tensión</w:t>
        </w:r>
        <w:r w:rsidR="0046764D">
          <w:t xml:space="preserve"> del nodo causada por la perturbación </w:t>
        </w:r>
      </w:ins>
      <w:del w:id="23" w:author="FABRICIO" w:date="2010-07-25T18:05:00Z">
        <w:r w:rsidDel="0046764D">
          <w:delText>l efecto</w:delText>
        </w:r>
      </w:del>
      <w:r>
        <w:t xml:space="preserve"> con respecto a su punto de reposo (</w:t>
      </w:r>
      <w:r w:rsidR="00D0117D">
        <w:t>en escala logarítmica</w:t>
      </w:r>
      <w:r>
        <w:t>)</w:t>
      </w:r>
      <w:r w:rsidR="00D0117D">
        <w:t>, y en el eje horizontal</w:t>
      </w:r>
      <w:r w:rsidR="00AA5D6B">
        <w:t>,</w:t>
      </w:r>
      <w:r w:rsidR="00D0117D">
        <w:t xml:space="preserve"> la duración del</w:t>
      </w:r>
      <w:ins w:id="24" w:author="FABRICIO" w:date="2010-07-25T18:06:00Z">
        <w:r w:rsidR="0046764D">
          <w:t xml:space="preserve"> de la </w:t>
        </w:r>
      </w:ins>
      <w:ins w:id="25" w:author="FABRICIO" w:date="2010-07-25T18:07:00Z">
        <w:r w:rsidR="0046764D">
          <w:t>perturbación</w:t>
        </w:r>
      </w:ins>
      <w:ins w:id="26" w:author="FABRICIO" w:date="2010-07-25T18:06:00Z">
        <w:r w:rsidR="0046764D">
          <w:t xml:space="preserve"> </w:t>
        </w:r>
      </w:ins>
      <w:ins w:id="27" w:author="FABRICIO" w:date="2010-07-25T18:07:00Z">
        <w:r w:rsidR="0046764D">
          <w:t>en el nodo inyectado</w:t>
        </w:r>
      </w:ins>
      <w:del w:id="28" w:author="FABRICIO" w:date="2010-07-25T18:08:00Z">
        <w:r w:rsidR="00D0117D" w:rsidDel="0046764D">
          <w:delText xml:space="preserve"> efecto a partir del inicio de la simulación </w:delText>
        </w:r>
      </w:del>
      <w:ins w:id="29" w:author="FABRICIO" w:date="2010-07-25T18:08:00Z">
        <w:r w:rsidR="0046764D">
          <w:t xml:space="preserve"> </w:t>
        </w:r>
      </w:ins>
      <w:r w:rsidR="00D0117D">
        <w:t xml:space="preserve">(se encuentra graficado los 2nS en los cuales el sistema se encuentra en reposo, sin ser </w:t>
      </w:r>
      <w:del w:id="30" w:author="FABRICIO" w:date="2010-07-25T18:08:00Z">
        <w:r w:rsidR="00D0117D" w:rsidDel="0046764D">
          <w:delText>perturbado</w:delText>
        </w:r>
      </w:del>
      <w:ins w:id="31" w:author="FABRICIO" w:date="2010-07-25T18:08:00Z">
        <w:r w:rsidR="0046764D">
          <w:t>alterado externamente</w:t>
        </w:r>
      </w:ins>
      <w:r w:rsidR="00D0117D">
        <w:t>).</w:t>
      </w:r>
      <w:ins w:id="32" w:author="FABRICIO" w:date="2010-07-25T18:09:00Z">
        <w:r w:rsidR="003B150B">
          <w:t xml:space="preserve"> Los distintos colores en la grafica representan a cada una de las condiciones de </w:t>
        </w:r>
        <w:r w:rsidR="003B150B">
          <w:t>tensión</w:t>
        </w:r>
        <w:r w:rsidR="003B150B">
          <w:t xml:space="preserve"> de entrada utilizadas </w:t>
        </w:r>
      </w:ins>
      <w:ins w:id="33" w:author="FABRICIO" w:date="2010-07-25T18:10:00Z">
        <w:r w:rsidR="003B150B">
          <w:t xml:space="preserve">durante la </w:t>
        </w:r>
        <w:r w:rsidR="003B150B">
          <w:t>inyección</w:t>
        </w:r>
        <w:r w:rsidR="003B150B">
          <w:t xml:space="preserve"> (dos inferiores y dos superiores a la </w:t>
        </w:r>
        <w:r w:rsidR="003B150B">
          <w:t>tensión</w:t>
        </w:r>
        <w:r w:rsidR="003B150B">
          <w:t xml:space="preserve"> de referencia especificada como </w:t>
        </w:r>
        <w:proofErr w:type="spellStart"/>
        <w:r w:rsidR="003B150B">
          <w:t>Vref</w:t>
        </w:r>
        <w:proofErr w:type="spellEnd"/>
        <w:r w:rsidR="003B150B">
          <w:t xml:space="preserve"> en la gráfica).</w:t>
        </w:r>
      </w:ins>
      <w:del w:id="34" w:author="FABRICIO" w:date="2010-07-25T18:10:00Z">
        <w:r w:rsidR="00A90437" w:rsidDel="003B150B">
          <w:br w:type="page"/>
        </w:r>
      </w:del>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A50952">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A50952">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A50952">
            <w:pPr>
              <w:rPr>
                <w:noProof/>
                <w:u w:val="single"/>
                <w:lang w:eastAsia="es-AR"/>
              </w:rPr>
            </w:pPr>
          </w:p>
        </w:tc>
      </w:tr>
      <w:tr w:rsidR="001E7F1A" w:rsidRPr="001E7F1A" w:rsidTr="00647F7F">
        <w:trPr>
          <w:trHeight w:val="3792"/>
        </w:trPr>
        <w:tc>
          <w:tcPr>
            <w:tcW w:w="5495" w:type="dxa"/>
          </w:tcPr>
          <w:p w:rsidR="001E7F1A" w:rsidRPr="001E7F1A" w:rsidRDefault="001E7F1A" w:rsidP="00A50952">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A50952">
            <w:pPr>
              <w:rPr>
                <w:noProof/>
                <w:u w:val="single"/>
                <w:lang w:eastAsia="es-AR"/>
              </w:rPr>
            </w:pPr>
          </w:p>
        </w:tc>
      </w:tr>
    </w:tbl>
    <w:p w:rsidR="0069512F" w:rsidRDefault="0069512F" w:rsidP="0069512F">
      <w:pPr>
        <w:pStyle w:val="Epgrafe"/>
        <w:keepNext/>
      </w:pPr>
      <w:r>
        <w:t xml:space="preserve">Tabla </w:t>
      </w:r>
      <w:fldSimple w:instr=" SEQ Tabla \* ARABIC ">
        <w:r>
          <w:rPr>
            <w:noProof/>
          </w:rPr>
          <w:t>1</w:t>
        </w:r>
      </w:fldSimple>
      <w:r>
        <w:t>) Tabulación de los datos obtenidos de la campa</w:t>
      </w:r>
      <w:r w:rsidR="00690AE7">
        <w:t>ñ</w:t>
      </w:r>
      <w:r>
        <w:t>a de inyección exponencial manual.</w:t>
      </w:r>
    </w:p>
    <w:p w:rsidR="002623B0" w:rsidRDefault="002623B0">
      <w:pPr>
        <w:rPr>
          <w:b/>
          <w:u w:val="single"/>
        </w:rPr>
      </w:pPr>
      <w:r>
        <w:rPr>
          <w:b/>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del w:id="35" w:author="FABRICIO" w:date="2010-07-25T18:12:00Z">
        <w:r w:rsidDel="002E54AA">
          <w:delText>llega a producir</w:delText>
        </w:r>
      </w:del>
      <w:ins w:id="36" w:author="FABRICIO" w:date="2010-07-25T18:12:00Z">
        <w:r w:rsidR="002E54AA">
          <w:t>produce</w:t>
        </w:r>
      </w:ins>
      <w:r>
        <w:t xml:space="preserve"> un cambio de estado. Este nodo es la conexión entre la primer y segunda etapa del comparador (</w:t>
      </w:r>
      <w:del w:id="37" w:author="FABRICIO" w:date="2010-07-25T18:12:00Z">
        <w:r w:rsidDel="002E54AA">
          <w:delText xml:space="preserve">es la </w:delText>
        </w:r>
      </w:del>
      <w:r>
        <w:t>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6C38C6">
          <w:rPr>
            <w:noProof/>
          </w:rPr>
          <w:t>8</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6C38C6">
          <w:rPr>
            <w:noProof/>
          </w:rPr>
          <w:t>9</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ins w:id="38" w:author="FABRICIO" w:date="2010-07-25T18:12:00Z">
        <w:r w:rsidR="000D0D6B">
          <w:t xml:space="preserve"> se</w:t>
        </w:r>
      </w:ins>
      <w:r w:rsidR="001E7F1A">
        <w:t xml:space="preserve"> observa</w:t>
      </w:r>
      <w:del w:id="39" w:author="FABRICIO" w:date="2010-07-25T18:12:00Z">
        <w:r w:rsidR="001E7F1A" w:rsidDel="000D0D6B">
          <w:delText>mos</w:delText>
        </w:r>
      </w:del>
      <w:r w:rsidR="001E7F1A">
        <w:t xml:space="preserve">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367328">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367328">
            <w:pPr>
              <w:rPr>
                <w:noProof/>
                <w:u w:val="single"/>
                <w:lang w:eastAsia="es-AR"/>
              </w:rPr>
            </w:pPr>
          </w:p>
        </w:tc>
      </w:tr>
      <w:tr w:rsidR="00FB60A0" w:rsidRPr="00FB60A0" w:rsidTr="00647F7F">
        <w:tc>
          <w:tcPr>
            <w:tcW w:w="5676" w:type="dxa"/>
          </w:tcPr>
          <w:p w:rsidR="00FB60A0" w:rsidRPr="00FB60A0" w:rsidRDefault="00FB60A0" w:rsidP="00367328">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367328">
            <w:pPr>
              <w:rPr>
                <w:noProof/>
                <w:u w:val="single"/>
                <w:lang w:eastAsia="es-AR"/>
              </w:rPr>
            </w:pPr>
          </w:p>
        </w:tc>
      </w:tr>
      <w:tr w:rsidR="00FB60A0" w:rsidRPr="00FB60A0" w:rsidTr="00647F7F">
        <w:tc>
          <w:tcPr>
            <w:tcW w:w="5676" w:type="dxa"/>
          </w:tcPr>
          <w:p w:rsidR="00FB60A0" w:rsidRPr="00FB60A0" w:rsidRDefault="00FB60A0" w:rsidP="00367328">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r>
        <w:t xml:space="preserve">Figura </w:t>
      </w:r>
      <w:fldSimple w:instr=" SEQ Figura \* ARABIC ">
        <w:r w:rsidR="006C38C6">
          <w:rPr>
            <w:noProof/>
          </w:rPr>
          <w:t>10</w:t>
        </w:r>
      </w:fldSimple>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w:t>
      </w:r>
      <w:del w:id="40" w:author="FABRICIO" w:date="2010-07-25T18:13:00Z">
        <w:r w:rsidDel="002A5DC5">
          <w:delText>la</w:delText>
        </w:r>
      </w:del>
      <w:r>
        <w:t xml:space="preserve"> información obtenida de las simulaciones.</w:t>
      </w:r>
    </w:p>
    <w:p w:rsidR="000E6B31" w:rsidRDefault="002C4422" w:rsidP="007527AC">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800242">
      <w:pPr>
        <w:pStyle w:val="Epgrafe"/>
      </w:pPr>
      <w:bookmarkStart w:id="41" w:name="_Ref267303465"/>
      <w:r>
        <w:t xml:space="preserve">Figura </w:t>
      </w:r>
      <w:fldSimple w:instr=" SEQ Figura \* ARABIC ">
        <w:r w:rsidR="006C38C6">
          <w:rPr>
            <w:noProof/>
          </w:rPr>
          <w:t>11</w:t>
        </w:r>
      </w:fldSimple>
      <w:bookmarkEnd w:id="41"/>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Pr>
            <w:noProof/>
          </w:rPr>
          <w:t>12</w:t>
        </w:r>
      </w:fldSimple>
      <w:r>
        <w:t>) Diagrama de proceso de simulación y análisis de falla.</w:t>
      </w:r>
    </w:p>
    <w:p w:rsidR="00367B40" w:rsidRPr="00367B40" w:rsidRDefault="00367B40" w:rsidP="00367B40">
      <w:r>
        <w:lastRenderedPageBreak/>
        <w:t xml:space="preserve">Lo que hace el programa, en resumen, es comparar las tensiones guardadas en los archivos de salida de la campaña de simulación con las tensiones ingresadas por el usuario en la ventana que se aprecia en </w:t>
      </w:r>
      <w:r w:rsidR="00287BCA">
        <w:fldChar w:fldCharType="begin"/>
      </w:r>
      <w:r>
        <w:instrText xml:space="preserve"> REF _Ref267303465 \h </w:instrText>
      </w:r>
      <w:r w:rsidR="00287BCA">
        <w:fldChar w:fldCharType="separate"/>
      </w:r>
      <w:r>
        <w:t xml:space="preserve">Figura </w:t>
      </w:r>
      <w:r>
        <w:rPr>
          <w:noProof/>
        </w:rPr>
        <w:t>11</w:t>
      </w:r>
      <w:r w:rsidR="00287BCA">
        <w:fldChar w:fldCharType="end"/>
      </w:r>
      <w:r>
        <w:t xml:space="preserve"> (podemos ingresarlos en modo analógico o modo digital, considerando un 1 lógico como 2.3 voltios mínimo y un 0 lógico hasta 1 voltios máximo) y asegurar de que </w:t>
      </w:r>
      <w:del w:id="42" w:author="FABRICIO" w:date="2010-07-25T18:18:00Z">
        <w:r w:rsidDel="002A5DC5">
          <w:delText>no sean</w:delText>
        </w:r>
      </w:del>
      <w:ins w:id="43" w:author="FABRICIO" w:date="2010-07-25T18:18:00Z">
        <w:r w:rsidR="002A5DC5">
          <w:t xml:space="preserve">la </w:t>
        </w:r>
        <w:r w:rsidR="002A5DC5">
          <w:t>señal</w:t>
        </w:r>
        <w:r w:rsidR="002A5DC5">
          <w:t xml:space="preserve"> analizada no cruce estos</w:t>
        </w:r>
      </w:ins>
      <w:r>
        <w:t xml:space="preserve"> </w:t>
      </w:r>
      <w:del w:id="44" w:author="FABRICIO" w:date="2010-07-25T18:17:00Z">
        <w:r w:rsidDel="002A5DC5">
          <w:delText xml:space="preserve">sobrepasados </w:delText>
        </w:r>
      </w:del>
      <w:del w:id="45" w:author="FABRICIO" w:date="2010-07-25T18:18:00Z">
        <w:r w:rsidDel="002A5DC5">
          <w:delText>los</w:delText>
        </w:r>
      </w:del>
      <w:r>
        <w:t xml:space="preserve"> l</w:t>
      </w:r>
      <w:del w:id="46" w:author="FABRICIO" w:date="2010-07-25T18:18:00Z">
        <w:r w:rsidDel="002A5DC5">
          <w:delText>i</w:delText>
        </w:r>
      </w:del>
      <w:ins w:id="47" w:author="FABRICIO" w:date="2010-07-25T18:18:00Z">
        <w:r w:rsidR="002A5DC5">
          <w:t>í</w:t>
        </w:r>
      </w:ins>
      <w:r>
        <w:t>mites. En el caso de serlo, informa en la tabla de resultados marcando la duración del evento y la variación que se generó con respecto a las tensiones límites.</w:t>
      </w:r>
    </w:p>
    <w:sectPr w:rsidR="00367B40" w:rsidRPr="00367B40"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trackRevisions/>
  <w:defaultTabStop w:val="708"/>
  <w:hyphenationZone w:val="425"/>
  <w:characterSpacingControl w:val="doNotCompress"/>
  <w:compat/>
  <w:rsids>
    <w:rsidRoot w:val="00757ADC"/>
    <w:rsid w:val="000008CE"/>
    <w:rsid w:val="0004029B"/>
    <w:rsid w:val="00046E7A"/>
    <w:rsid w:val="00065812"/>
    <w:rsid w:val="000D0D6B"/>
    <w:rsid w:val="000E6B31"/>
    <w:rsid w:val="001002F4"/>
    <w:rsid w:val="0010078C"/>
    <w:rsid w:val="00105A01"/>
    <w:rsid w:val="001107C8"/>
    <w:rsid w:val="00123CA9"/>
    <w:rsid w:val="00127AC7"/>
    <w:rsid w:val="00144291"/>
    <w:rsid w:val="00191CF9"/>
    <w:rsid w:val="00194998"/>
    <w:rsid w:val="001A2272"/>
    <w:rsid w:val="001A50A9"/>
    <w:rsid w:val="001D0080"/>
    <w:rsid w:val="001E2B6C"/>
    <w:rsid w:val="001E7F1A"/>
    <w:rsid w:val="00211C15"/>
    <w:rsid w:val="00245576"/>
    <w:rsid w:val="0025454A"/>
    <w:rsid w:val="002623B0"/>
    <w:rsid w:val="00263B12"/>
    <w:rsid w:val="00280090"/>
    <w:rsid w:val="00281E44"/>
    <w:rsid w:val="00287BCA"/>
    <w:rsid w:val="0029026A"/>
    <w:rsid w:val="002A05D6"/>
    <w:rsid w:val="002A5DC5"/>
    <w:rsid w:val="002C4422"/>
    <w:rsid w:val="002E54AA"/>
    <w:rsid w:val="002F177C"/>
    <w:rsid w:val="003162A2"/>
    <w:rsid w:val="00333AB0"/>
    <w:rsid w:val="003607B1"/>
    <w:rsid w:val="0036499C"/>
    <w:rsid w:val="0036569C"/>
    <w:rsid w:val="00367B40"/>
    <w:rsid w:val="003B150B"/>
    <w:rsid w:val="003C5823"/>
    <w:rsid w:val="003D002D"/>
    <w:rsid w:val="004026E2"/>
    <w:rsid w:val="004218B8"/>
    <w:rsid w:val="00427370"/>
    <w:rsid w:val="00444875"/>
    <w:rsid w:val="0046764D"/>
    <w:rsid w:val="00495A92"/>
    <w:rsid w:val="004A448D"/>
    <w:rsid w:val="004C2484"/>
    <w:rsid w:val="004D1844"/>
    <w:rsid w:val="004D2C4A"/>
    <w:rsid w:val="00513BAC"/>
    <w:rsid w:val="00524359"/>
    <w:rsid w:val="0055024C"/>
    <w:rsid w:val="005C6AE2"/>
    <w:rsid w:val="00605D3C"/>
    <w:rsid w:val="00612E32"/>
    <w:rsid w:val="00647F7F"/>
    <w:rsid w:val="00663FFE"/>
    <w:rsid w:val="006906EE"/>
    <w:rsid w:val="00690AE7"/>
    <w:rsid w:val="0069512F"/>
    <w:rsid w:val="00696B20"/>
    <w:rsid w:val="006C38C6"/>
    <w:rsid w:val="006D6BB0"/>
    <w:rsid w:val="006E1358"/>
    <w:rsid w:val="006E4C73"/>
    <w:rsid w:val="006F0243"/>
    <w:rsid w:val="006F210E"/>
    <w:rsid w:val="0070707C"/>
    <w:rsid w:val="00716180"/>
    <w:rsid w:val="007222C3"/>
    <w:rsid w:val="00726A2C"/>
    <w:rsid w:val="00751CFB"/>
    <w:rsid w:val="007527AC"/>
    <w:rsid w:val="00757ADC"/>
    <w:rsid w:val="007759E3"/>
    <w:rsid w:val="007C1444"/>
    <w:rsid w:val="007E25EF"/>
    <w:rsid w:val="007F46BB"/>
    <w:rsid w:val="00800242"/>
    <w:rsid w:val="00813C53"/>
    <w:rsid w:val="00874D9E"/>
    <w:rsid w:val="00884A2D"/>
    <w:rsid w:val="0089333C"/>
    <w:rsid w:val="008C34A7"/>
    <w:rsid w:val="008C6957"/>
    <w:rsid w:val="008F0E30"/>
    <w:rsid w:val="00956950"/>
    <w:rsid w:val="00965834"/>
    <w:rsid w:val="009951EB"/>
    <w:rsid w:val="009B0ED0"/>
    <w:rsid w:val="009B2B70"/>
    <w:rsid w:val="00A01A0A"/>
    <w:rsid w:val="00A13450"/>
    <w:rsid w:val="00A14B1A"/>
    <w:rsid w:val="00A25A0C"/>
    <w:rsid w:val="00A32E90"/>
    <w:rsid w:val="00A56DFD"/>
    <w:rsid w:val="00A76881"/>
    <w:rsid w:val="00A90437"/>
    <w:rsid w:val="00A9735F"/>
    <w:rsid w:val="00AA5D6B"/>
    <w:rsid w:val="00AD3937"/>
    <w:rsid w:val="00AF530C"/>
    <w:rsid w:val="00B62301"/>
    <w:rsid w:val="00B938AC"/>
    <w:rsid w:val="00BA66A7"/>
    <w:rsid w:val="00BB0635"/>
    <w:rsid w:val="00BB764A"/>
    <w:rsid w:val="00BD0AFF"/>
    <w:rsid w:val="00C035AA"/>
    <w:rsid w:val="00C42A83"/>
    <w:rsid w:val="00C71984"/>
    <w:rsid w:val="00C77424"/>
    <w:rsid w:val="00CA1986"/>
    <w:rsid w:val="00CB1BCD"/>
    <w:rsid w:val="00CD2607"/>
    <w:rsid w:val="00CD413F"/>
    <w:rsid w:val="00CE23B3"/>
    <w:rsid w:val="00CF100F"/>
    <w:rsid w:val="00D0117D"/>
    <w:rsid w:val="00D057D7"/>
    <w:rsid w:val="00D11EC1"/>
    <w:rsid w:val="00D44017"/>
    <w:rsid w:val="00D57114"/>
    <w:rsid w:val="00D65E89"/>
    <w:rsid w:val="00D841A6"/>
    <w:rsid w:val="00D91E0B"/>
    <w:rsid w:val="00DA32DC"/>
    <w:rsid w:val="00E20864"/>
    <w:rsid w:val="00E249B9"/>
    <w:rsid w:val="00E41B5F"/>
    <w:rsid w:val="00E53A61"/>
    <w:rsid w:val="00E60F65"/>
    <w:rsid w:val="00E77761"/>
    <w:rsid w:val="00E8723E"/>
    <w:rsid w:val="00ED4A50"/>
    <w:rsid w:val="00F4348C"/>
    <w:rsid w:val="00F476BD"/>
    <w:rsid w:val="00F653A8"/>
    <w:rsid w:val="00F86806"/>
    <w:rsid w:val="00F94764"/>
    <w:rsid w:val="00FB2D51"/>
    <w:rsid w:val="00FB60A0"/>
    <w:rsid w:val="00FC232B"/>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none [2406]"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AD7D9840-771C-4EE0-A056-6895DED15B95}" type="presOf" srcId="{3851E0E5-1EE3-4BE0-B245-4ACAE1316BF6}" destId="{C6892F22-66F3-4D52-8B0D-2F5F0B8EA2DE}"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1D239BBF-8308-4DFF-9528-108F1C40A2B8}" type="presOf" srcId="{852930E8-AE5C-473F-B7D4-885A1528EBE7}" destId="{A8125330-1F10-4ED1-A82E-FE051DF11DCB}" srcOrd="0" destOrd="0" presId="urn:microsoft.com/office/officeart/2005/8/layout/radial6"/>
    <dgm:cxn modelId="{6861AA93-DEBF-40E7-B70B-15F670EED76B}" type="presOf" srcId="{F22A4B1E-B1BE-4C15-844F-3F6BF2F893E9}" destId="{D32B39E7-955D-463B-B7E2-753AC4E12F45}" srcOrd="0" destOrd="0" presId="urn:microsoft.com/office/officeart/2005/8/layout/radial6"/>
    <dgm:cxn modelId="{2FF39430-AD57-4608-A972-0C33EF06A16E}" type="presOf" srcId="{E6460567-61C1-4FFF-A28E-784B7EAB1EC6}" destId="{01B38DC9-6425-4DDB-B64A-F1DC315FF330}" srcOrd="0" destOrd="0" presId="urn:microsoft.com/office/officeart/2005/8/layout/radial6"/>
    <dgm:cxn modelId="{61C5DDD0-1DD3-4E02-90BF-390E9160BDAD}" type="presOf" srcId="{EED691C2-4BC8-4CA6-AE0E-F5FC977A82E6}" destId="{DEBFC0E3-F47B-4346-81B9-47D90018653C}"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65538678-2221-418B-B795-7152BD191AA5}" type="presOf" srcId="{12C189CE-869A-46D8-AD8C-0F7179C4FA6D}" destId="{7C8754B5-CCF2-4B27-AEBC-9A995ADCBB9E}" srcOrd="0" destOrd="0" presId="urn:microsoft.com/office/officeart/2005/8/layout/radial6"/>
    <dgm:cxn modelId="{EE7E16A2-8C59-4221-8B55-4CE2E42334F0}" srcId="{824E7D5A-24BD-4BBB-9CA7-F8DE03E3C6EC}" destId="{F22A4B1E-B1BE-4C15-844F-3F6BF2F893E9}" srcOrd="1" destOrd="0" parTransId="{4B263AD9-FA00-4E09-B362-10CABF470A08}" sibTransId="{12C189CE-869A-46D8-AD8C-0F7179C4FA6D}"/>
    <dgm:cxn modelId="{BEA3FC14-3898-46F0-990E-510619661018}" srcId="{824E7D5A-24BD-4BBB-9CA7-F8DE03E3C6EC}" destId="{E6460567-61C1-4FFF-A28E-784B7EAB1EC6}" srcOrd="0" destOrd="0" parTransId="{79D8F19B-0AEF-48AD-8636-F07680F5F2AE}" sibTransId="{EED691C2-4BC8-4CA6-AE0E-F5FC977A82E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A1B156B5-1569-4290-B6D4-55C72F7F590D}" type="presOf" srcId="{D3F7476D-6854-4506-9762-6450F923A837}" destId="{DA206D1E-573D-4A33-92B8-C4FE6E65A874}" srcOrd="0" destOrd="0" presId="urn:microsoft.com/office/officeart/2005/8/layout/radial6"/>
    <dgm:cxn modelId="{96162667-CA0E-4FE8-ABB7-B9C8FA0A5D88}" type="presOf" srcId="{824E7D5A-24BD-4BBB-9CA7-F8DE03E3C6EC}" destId="{27157CA4-4C15-4FF2-AF98-B56A130127B7}" srcOrd="0" destOrd="0" presId="urn:microsoft.com/office/officeart/2005/8/layout/radial6"/>
    <dgm:cxn modelId="{E3B66D6A-5BFB-4552-93C1-F2C3956CA8CA}" type="presParOf" srcId="{DA206D1E-573D-4A33-92B8-C4FE6E65A874}" destId="{27157CA4-4C15-4FF2-AF98-B56A130127B7}" srcOrd="0" destOrd="0" presId="urn:microsoft.com/office/officeart/2005/8/layout/radial6"/>
    <dgm:cxn modelId="{25604FA6-C754-49AA-B81B-9A86FCE0AAD9}" type="presParOf" srcId="{DA206D1E-573D-4A33-92B8-C4FE6E65A874}" destId="{01B38DC9-6425-4DDB-B64A-F1DC315FF330}" srcOrd="1" destOrd="0" presId="urn:microsoft.com/office/officeart/2005/8/layout/radial6"/>
    <dgm:cxn modelId="{E18A6D55-55C3-478A-990F-8D70993D49C2}" type="presParOf" srcId="{DA206D1E-573D-4A33-92B8-C4FE6E65A874}" destId="{06168769-8384-4267-B616-CB3E5941E70A}" srcOrd="2" destOrd="0" presId="urn:microsoft.com/office/officeart/2005/8/layout/radial6"/>
    <dgm:cxn modelId="{3053B8DB-573D-4616-A0B0-DA4771B76B95}" type="presParOf" srcId="{DA206D1E-573D-4A33-92B8-C4FE6E65A874}" destId="{DEBFC0E3-F47B-4346-81B9-47D90018653C}" srcOrd="3" destOrd="0" presId="urn:microsoft.com/office/officeart/2005/8/layout/radial6"/>
    <dgm:cxn modelId="{AA66DFF7-829C-471E-9CB4-FB1ED1079DA0}" type="presParOf" srcId="{DA206D1E-573D-4A33-92B8-C4FE6E65A874}" destId="{D32B39E7-955D-463B-B7E2-753AC4E12F45}" srcOrd="4" destOrd="0" presId="urn:microsoft.com/office/officeart/2005/8/layout/radial6"/>
    <dgm:cxn modelId="{33F55168-075B-4AB7-9C7F-83D5A1228671}" type="presParOf" srcId="{DA206D1E-573D-4A33-92B8-C4FE6E65A874}" destId="{CD3AE6AC-C38D-4105-AB9A-D697EC6102D7}" srcOrd="5" destOrd="0" presId="urn:microsoft.com/office/officeart/2005/8/layout/radial6"/>
    <dgm:cxn modelId="{10F4514B-6A08-43D9-B37E-8B41CA93FF9D}" type="presParOf" srcId="{DA206D1E-573D-4A33-92B8-C4FE6E65A874}" destId="{7C8754B5-CCF2-4B27-AEBC-9A995ADCBB9E}" srcOrd="6" destOrd="0" presId="urn:microsoft.com/office/officeart/2005/8/layout/radial6"/>
    <dgm:cxn modelId="{7F8CDFBA-BB9C-4826-AE7B-81E973650693}" type="presParOf" srcId="{DA206D1E-573D-4A33-92B8-C4FE6E65A874}" destId="{C6892F22-66F3-4D52-8B0D-2F5F0B8EA2DE}" srcOrd="7" destOrd="0" presId="urn:microsoft.com/office/officeart/2005/8/layout/radial6"/>
    <dgm:cxn modelId="{42FC9DBE-973C-4A9E-A6E4-2CBFB90F0236}" type="presParOf" srcId="{DA206D1E-573D-4A33-92B8-C4FE6E65A874}" destId="{C4A5D4DF-6D82-44DC-8A84-769E00D2C0E2}" srcOrd="8" destOrd="0" presId="urn:microsoft.com/office/officeart/2005/8/layout/radial6"/>
    <dgm:cxn modelId="{385A8052-DA60-46EB-A0BA-E9A57C3247E7}"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05448ABA-AEFB-4B61-B641-11E6892807DC}" type="presOf" srcId="{94CFF9AE-7F77-44AC-B511-ECF66CDC26CF}" destId="{913B1E4A-FEBA-4F6A-9E05-F82E3ACA7D54}" srcOrd="0" destOrd="0" presId="urn:microsoft.com/office/officeart/2005/8/layout/radial6"/>
    <dgm:cxn modelId="{FE8C7D50-4FCD-42DC-A380-132020508D5C}" type="presOf" srcId="{BAE189E7-4B91-4AE4-BE91-EAA92477DB02}" destId="{371866DA-045F-4A13-9B65-B77DDA3A1303}" srcOrd="0" destOrd="0" presId="urn:microsoft.com/office/officeart/2005/8/layout/radial6"/>
    <dgm:cxn modelId="{CF3ECE77-1C15-421C-96F1-525A151D1565}" type="presOf" srcId="{09EED783-BDFF-4A68-9694-067EA4A9BB1E}" destId="{63496356-E156-4CFB-ACB3-BFE2C8673254}" srcOrd="0" destOrd="0" presId="urn:microsoft.com/office/officeart/2005/8/layout/radial6"/>
    <dgm:cxn modelId="{0AA8BFA1-6467-4526-9EA4-8C993D1816D4}" type="presOf" srcId="{C13AB185-E4D9-49E0-BC39-6763BFBD1894}" destId="{537744B6-72DA-4EE3-AA07-8D44805C5E5B}"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813ABE0B-1D6F-4142-99AB-CCFA526E7358}" type="presOf" srcId="{0B415DCD-D2A0-4AF8-AD73-A51C8D30DE43}" destId="{C74D6E9A-DE87-4A65-9F50-30F8C6D82B96}" srcOrd="0" destOrd="0" presId="urn:microsoft.com/office/officeart/2005/8/layout/radial6"/>
    <dgm:cxn modelId="{A7A701C0-E9CD-4605-B951-78314B326BE5}" type="presOf" srcId="{6CFD4E45-23B0-4CDD-A97B-47BCAEA4FD07}" destId="{1E003E75-6515-433F-B3BA-070DC6E3C17B}" srcOrd="0" destOrd="0" presId="urn:microsoft.com/office/officeart/2005/8/layout/radial6"/>
    <dgm:cxn modelId="{9DC9312B-0AF8-4D5C-B6A7-FB9D615F38E6}" type="presOf" srcId="{BD6DD09B-1305-45F5-A9B0-6D7BC47C9C7B}" destId="{07F67EAB-0D71-434D-BB37-CE3E9600E098}" srcOrd="0" destOrd="0" presId="urn:microsoft.com/office/officeart/2005/8/layout/radial6"/>
    <dgm:cxn modelId="{1BD20DBD-795E-40F5-97AE-5EB4E9870D13}" type="presOf" srcId="{B9B08EDC-5289-4004-A79B-75DF232816F9}" destId="{46E576A1-A50A-460F-B630-9103E9B86AD3}" srcOrd="0" destOrd="0" presId="urn:microsoft.com/office/officeart/2005/8/layout/radial6"/>
    <dgm:cxn modelId="{AD79E5F8-2E3E-482D-8E27-3701A9C7D7C9}" type="presOf" srcId="{59CB89AC-BD77-4CF2-A9A3-98AAE4DCF0BC}" destId="{D8ED6FCF-6415-4793-B0EC-884115B2321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2E37128C-56C4-4D69-A8CB-49E89AC6D3EE}" type="presOf" srcId="{19D8E0E7-0C3A-4CC1-B4F9-00727BA13C44}" destId="{A41D64C0-8FB7-49BC-88D7-3F6B813592A1}" srcOrd="0" destOrd="0" presId="urn:microsoft.com/office/officeart/2005/8/layout/radial6"/>
    <dgm:cxn modelId="{33D65122-7550-487C-BB5A-8E94A7C3C1E4}" type="presParOf" srcId="{A41D64C0-8FB7-49BC-88D7-3F6B813592A1}" destId="{913B1E4A-FEBA-4F6A-9E05-F82E3ACA7D54}" srcOrd="0" destOrd="0" presId="urn:microsoft.com/office/officeart/2005/8/layout/radial6"/>
    <dgm:cxn modelId="{A721A482-2AC8-4ABE-84A2-64E8C2E96D19}" type="presParOf" srcId="{A41D64C0-8FB7-49BC-88D7-3F6B813592A1}" destId="{371866DA-045F-4A13-9B65-B77DDA3A1303}" srcOrd="1" destOrd="0" presId="urn:microsoft.com/office/officeart/2005/8/layout/radial6"/>
    <dgm:cxn modelId="{2B92E0C1-7803-4E41-8873-D162CEFFA2B8}" type="presParOf" srcId="{A41D64C0-8FB7-49BC-88D7-3F6B813592A1}" destId="{CE3F33B2-190A-4142-A706-671CD46788E7}" srcOrd="2" destOrd="0" presId="urn:microsoft.com/office/officeart/2005/8/layout/radial6"/>
    <dgm:cxn modelId="{FF159367-230A-474A-B451-BC285D707EF8}" type="presParOf" srcId="{A41D64C0-8FB7-49BC-88D7-3F6B813592A1}" destId="{537744B6-72DA-4EE3-AA07-8D44805C5E5B}" srcOrd="3" destOrd="0" presId="urn:microsoft.com/office/officeart/2005/8/layout/radial6"/>
    <dgm:cxn modelId="{5DFF71D9-DE37-4BF9-9F89-15DE626955FA}" type="presParOf" srcId="{A41D64C0-8FB7-49BC-88D7-3F6B813592A1}" destId="{1E003E75-6515-433F-B3BA-070DC6E3C17B}" srcOrd="4" destOrd="0" presId="urn:microsoft.com/office/officeart/2005/8/layout/radial6"/>
    <dgm:cxn modelId="{FBBCCA92-8BDA-436A-8C09-C7881199CD9F}" type="presParOf" srcId="{A41D64C0-8FB7-49BC-88D7-3F6B813592A1}" destId="{3636A374-1F6E-4137-8A51-1DB6792A7A1E}" srcOrd="5" destOrd="0" presId="urn:microsoft.com/office/officeart/2005/8/layout/radial6"/>
    <dgm:cxn modelId="{88E023E1-29C5-4DE2-8EB2-34B2BE2617EC}" type="presParOf" srcId="{A41D64C0-8FB7-49BC-88D7-3F6B813592A1}" destId="{C74D6E9A-DE87-4A65-9F50-30F8C6D82B96}" srcOrd="6" destOrd="0" presId="urn:microsoft.com/office/officeart/2005/8/layout/radial6"/>
    <dgm:cxn modelId="{61F82F05-1DB6-400F-8D7A-E2EB52A879E7}" type="presParOf" srcId="{A41D64C0-8FB7-49BC-88D7-3F6B813592A1}" destId="{07F67EAB-0D71-434D-BB37-CE3E9600E098}" srcOrd="7" destOrd="0" presId="urn:microsoft.com/office/officeart/2005/8/layout/radial6"/>
    <dgm:cxn modelId="{AB601862-D2B6-4D4A-B7CC-C46FFC1A2411}" type="presParOf" srcId="{A41D64C0-8FB7-49BC-88D7-3F6B813592A1}" destId="{6FC4ACC6-04A6-4F6F-9008-71D93C3C620E}" srcOrd="8" destOrd="0" presId="urn:microsoft.com/office/officeart/2005/8/layout/radial6"/>
    <dgm:cxn modelId="{7FF35D9B-0F23-4A70-A140-9F3491131DD5}" type="presParOf" srcId="{A41D64C0-8FB7-49BC-88D7-3F6B813592A1}" destId="{46E576A1-A50A-460F-B630-9103E9B86AD3}" srcOrd="9" destOrd="0" presId="urn:microsoft.com/office/officeart/2005/8/layout/radial6"/>
    <dgm:cxn modelId="{407FE92F-E4FD-4BA9-AD31-4919D7105F52}" type="presParOf" srcId="{A41D64C0-8FB7-49BC-88D7-3F6B813592A1}" destId="{63496356-E156-4CFB-ACB3-BFE2C8673254}" srcOrd="10" destOrd="0" presId="urn:microsoft.com/office/officeart/2005/8/layout/radial6"/>
    <dgm:cxn modelId="{A97369C6-6371-4CF5-8736-5F7684C750D1}" type="presParOf" srcId="{A41D64C0-8FB7-49BC-88D7-3F6B813592A1}" destId="{4AEB49B4-A109-415A-8CED-6DED5501C8F7}" srcOrd="11" destOrd="0" presId="urn:microsoft.com/office/officeart/2005/8/layout/radial6"/>
    <dgm:cxn modelId="{52FA6DFF-7BDC-49F9-8AB1-48B5760BF80D}"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91F2F8C2-7D23-49D7-9EA7-09A1F05C4D32}" type="presOf" srcId="{0D34D45D-CBC4-4D2F-BB0D-32E8695BF901}" destId="{24100B1D-C484-447C-8FA1-20B4E70C4548}" srcOrd="0" destOrd="1"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904B094B-C757-45F6-AAF0-F70049942F00}" type="presOf" srcId="{F6F062A2-FD64-4E39-9B1D-DE3B19E0C231}" destId="{57C5457B-9A9B-487F-894D-AF898F0EA4DA}"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EA0B0F8C-22B6-4441-A012-B47C852E0226}" type="presOf" srcId="{F10B96CE-7A92-465C-88AC-673C6F65D5CB}" destId="{F0A48D62-2C22-4AF9-9E26-B3604A9BFE5F}" srcOrd="0" destOrd="1" presId="urn:microsoft.com/office/officeart/2005/8/layout/chevron2"/>
    <dgm:cxn modelId="{81E0C4C4-D9A2-496A-9E25-A494C31372D3}" srcId="{51AC30FA-8260-45EB-B17E-43D6583AD990}" destId="{F10B96CE-7A92-465C-88AC-673C6F65D5CB}" srcOrd="1" destOrd="0" parTransId="{EDE83181-B61C-48B0-8F9B-4EF481C991A2}" sibTransId="{44F54F16-B1ED-4FF9-834D-EF3BF2373384}"/>
    <dgm:cxn modelId="{34E502CB-9B54-4FF6-819F-71D60F702768}" type="presOf" srcId="{C20D08A2-B11C-40E9-B0D1-AEE88E4FF42A}" destId="{133DD3BB-9B1A-48E7-8C31-9C89806A1316}" srcOrd="0" destOrd="0" presId="urn:microsoft.com/office/officeart/2005/8/layout/chevron2"/>
    <dgm:cxn modelId="{75B5B248-A3A1-4930-809A-965FB39274D1}" type="presOf" srcId="{FD1770AA-DE27-4BD0-84B9-8C6F3B7840E3}" destId="{133DD3BB-9B1A-48E7-8C31-9C89806A1316}" srcOrd="0" destOrd="1"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93E2247B-4813-447B-B14F-52D91985F8FD}" srcId="{F6F062A2-FD64-4E39-9B1D-DE3B19E0C231}" destId="{A4E4C500-E672-44B3-95B1-869B9EB38DFD}" srcOrd="1" destOrd="0" parTransId="{BBE8C5E0-92DE-4A10-B34C-BD94CFDEFC4E}" sibTransId="{7A33A718-DE74-4B34-8909-FC3DC68CE60C}"/>
    <dgm:cxn modelId="{2DA1F89B-E8E2-45D9-863F-9DA49D733824}" type="presOf" srcId="{540CB32D-8624-48C1-B3D6-9BDBDF74BB47}" destId="{F1AD9AAC-48C9-4B44-9AC2-F3C901E22C6D}"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90431B89-2F04-4BE7-B15F-1387525381E7}" type="presOf" srcId="{51AC30FA-8260-45EB-B17E-43D6583AD990}" destId="{236A658C-51FD-47C8-A621-F43393F6FBD8}" srcOrd="0" destOrd="0" presId="urn:microsoft.com/office/officeart/2005/8/layout/chevron2"/>
    <dgm:cxn modelId="{37F15167-AB8B-4E29-A1F0-6C856139FFBE}" srcId="{4A122D1B-B816-45E5-8D51-0C3F63AE208D}" destId="{540CB32D-8624-48C1-B3D6-9BDBDF74BB47}" srcOrd="3" destOrd="0" parTransId="{C1F97796-3610-42D5-A57A-546E265AF2C5}" sibTransId="{0F46638C-D7CE-4F56-B91A-CACCF9798DA3}"/>
    <dgm:cxn modelId="{4CE94A41-4111-4188-91BC-29DBCFCE44B8}" type="presOf" srcId="{CBC13BB6-FDCB-4B96-9C48-9179EC5FDCA8}" destId="{FFBC5902-1023-447E-A710-C941F28E4571}" srcOrd="0" destOrd="0" presId="urn:microsoft.com/office/officeart/2005/8/layout/chevron2"/>
    <dgm:cxn modelId="{D5947CD8-0FDC-4F58-A147-C24E84C13BD2}" type="presOf" srcId="{ACDD74E2-E09C-41BC-8041-159652CAB684}" destId="{24100B1D-C484-447C-8FA1-20B4E70C4548}"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3F296A11-4366-4F68-9886-0CDBDC80088F}" type="presOf" srcId="{F97C6B51-37BB-41B5-A56B-6BFC5AD7E84F}" destId="{321A5904-C1D7-4FDD-88CC-8767E52696E4}"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8F15C922-1CB4-446A-ADFD-D5C63AFC8307}" srcId="{540CB32D-8624-48C1-B3D6-9BDBDF74BB47}" destId="{FD1770AA-DE27-4BD0-84B9-8C6F3B7840E3}" srcOrd="1" destOrd="0" parTransId="{9CB75208-C47A-4FED-A74E-19DD4EFC998C}" sibTransId="{20516776-7D77-4403-B2A2-D805C1477A26}"/>
    <dgm:cxn modelId="{9F12C30F-082D-4BBA-AC67-92E8077EFE17}" type="presOf" srcId="{4A122D1B-B816-45E5-8D51-0C3F63AE208D}" destId="{8B900707-B738-46E2-83D5-E03321D1FBDE}" srcOrd="0" destOrd="0" presId="urn:microsoft.com/office/officeart/2005/8/layout/chevron2"/>
    <dgm:cxn modelId="{3AB63A5A-389E-4122-BF13-4B077BCB3F1B}" type="presOf" srcId="{88D4D4EF-215A-4531-BABF-A0050A6FFCD2}" destId="{F0A48D62-2C22-4AF9-9E26-B3604A9BFE5F}" srcOrd="0" destOrd="0" presId="urn:microsoft.com/office/officeart/2005/8/layout/chevron2"/>
    <dgm:cxn modelId="{E2CEDAA8-3ECE-4437-B958-0E372309B7DC}" type="presOf" srcId="{66FDC4E1-361C-49EC-B6CE-2067F9D1DDCF}" destId="{24100B1D-C484-447C-8FA1-20B4E70C4548}" srcOrd="0" destOrd="2" presId="urn:microsoft.com/office/officeart/2005/8/layout/chevron2"/>
    <dgm:cxn modelId="{8364A44E-F2AF-471D-A8E5-FFBA7A87EF79}" type="presOf" srcId="{25560193-3D81-4D7C-814D-BE6EB2381D1F}" destId="{F0A48D62-2C22-4AF9-9E26-B3604A9BFE5F}" srcOrd="0" destOrd="2" presId="urn:microsoft.com/office/officeart/2005/8/layout/chevron2"/>
    <dgm:cxn modelId="{73AB7914-0398-4AA0-B212-6DF99222EFB8}" type="presOf" srcId="{A4E4C500-E672-44B3-95B1-869B9EB38DFD}" destId="{FFBC5902-1023-447E-A710-C941F28E4571}" srcOrd="0" destOrd="1" presId="urn:microsoft.com/office/officeart/2005/8/layout/chevron2"/>
    <dgm:cxn modelId="{8E47151E-6D46-4B25-B2E2-40DA7DBA113A}" type="presParOf" srcId="{8B900707-B738-46E2-83D5-E03321D1FBDE}" destId="{5516738A-7C29-40F4-811B-6D28042C2731}" srcOrd="0" destOrd="0" presId="urn:microsoft.com/office/officeart/2005/8/layout/chevron2"/>
    <dgm:cxn modelId="{DC81E312-AD46-4FA4-85B0-2679A1D66942}" type="presParOf" srcId="{5516738A-7C29-40F4-811B-6D28042C2731}" destId="{321A5904-C1D7-4FDD-88CC-8767E52696E4}" srcOrd="0" destOrd="0" presId="urn:microsoft.com/office/officeart/2005/8/layout/chevron2"/>
    <dgm:cxn modelId="{C7CA73E9-B41F-4F78-8D82-338269EE6C9A}" type="presParOf" srcId="{5516738A-7C29-40F4-811B-6D28042C2731}" destId="{24100B1D-C484-447C-8FA1-20B4E70C4548}" srcOrd="1" destOrd="0" presId="urn:microsoft.com/office/officeart/2005/8/layout/chevron2"/>
    <dgm:cxn modelId="{D4100459-4635-484F-A60E-9D525C95B3D6}" type="presParOf" srcId="{8B900707-B738-46E2-83D5-E03321D1FBDE}" destId="{FC6E547B-4941-48E3-857B-391DAA90A159}" srcOrd="1" destOrd="0" presId="urn:microsoft.com/office/officeart/2005/8/layout/chevron2"/>
    <dgm:cxn modelId="{47268872-1C09-40B3-808E-6D36955162C3}" type="presParOf" srcId="{8B900707-B738-46E2-83D5-E03321D1FBDE}" destId="{E84AA5BE-A38E-464F-BCBF-434178591364}" srcOrd="2" destOrd="0" presId="urn:microsoft.com/office/officeart/2005/8/layout/chevron2"/>
    <dgm:cxn modelId="{71BA0DC5-92A7-40BB-99D3-49CB6DE06DC1}" type="presParOf" srcId="{E84AA5BE-A38E-464F-BCBF-434178591364}" destId="{236A658C-51FD-47C8-A621-F43393F6FBD8}" srcOrd="0" destOrd="0" presId="urn:microsoft.com/office/officeart/2005/8/layout/chevron2"/>
    <dgm:cxn modelId="{648C7FB5-1F83-42BF-98A1-CAAB29086134}" type="presParOf" srcId="{E84AA5BE-A38E-464F-BCBF-434178591364}" destId="{F0A48D62-2C22-4AF9-9E26-B3604A9BFE5F}" srcOrd="1" destOrd="0" presId="urn:microsoft.com/office/officeart/2005/8/layout/chevron2"/>
    <dgm:cxn modelId="{B4BDA135-4BDA-4A96-A8DC-C598E7B18599}" type="presParOf" srcId="{8B900707-B738-46E2-83D5-E03321D1FBDE}" destId="{7EF8ABF6-3830-472F-B9AF-BEE8F98DCBE3}" srcOrd="3" destOrd="0" presId="urn:microsoft.com/office/officeart/2005/8/layout/chevron2"/>
    <dgm:cxn modelId="{7FD9FEA5-7D40-46A4-8787-CB2AE7695F1C}" type="presParOf" srcId="{8B900707-B738-46E2-83D5-E03321D1FBDE}" destId="{27D5B46E-FC78-4BBB-9D38-1E69345CD527}" srcOrd="4" destOrd="0" presId="urn:microsoft.com/office/officeart/2005/8/layout/chevron2"/>
    <dgm:cxn modelId="{6D83FE90-76BD-422E-B151-BE5D10225C21}" type="presParOf" srcId="{27D5B46E-FC78-4BBB-9D38-1E69345CD527}" destId="{57C5457B-9A9B-487F-894D-AF898F0EA4DA}" srcOrd="0" destOrd="0" presId="urn:microsoft.com/office/officeart/2005/8/layout/chevron2"/>
    <dgm:cxn modelId="{1BF88B0D-8938-49EE-9942-758F92365483}" type="presParOf" srcId="{27D5B46E-FC78-4BBB-9D38-1E69345CD527}" destId="{FFBC5902-1023-447E-A710-C941F28E4571}" srcOrd="1" destOrd="0" presId="urn:microsoft.com/office/officeart/2005/8/layout/chevron2"/>
    <dgm:cxn modelId="{744C2CE5-0B4D-496A-A276-68A14A1BA286}" type="presParOf" srcId="{8B900707-B738-46E2-83D5-E03321D1FBDE}" destId="{185A4D36-9EC5-433A-8E4E-09AF8AD5B484}" srcOrd="5" destOrd="0" presId="urn:microsoft.com/office/officeart/2005/8/layout/chevron2"/>
    <dgm:cxn modelId="{F47346A1-3025-4E6C-9B86-038D3F6C4EE5}" type="presParOf" srcId="{8B900707-B738-46E2-83D5-E03321D1FBDE}" destId="{06F34673-9E38-411E-A400-E3E2B6DB0FBD}" srcOrd="6" destOrd="0" presId="urn:microsoft.com/office/officeart/2005/8/layout/chevron2"/>
    <dgm:cxn modelId="{71A1BAD6-D1B8-4A90-B06C-5B2E5D9BA6D1}" type="presParOf" srcId="{06F34673-9E38-411E-A400-E3E2B6DB0FBD}" destId="{F1AD9AAC-48C9-4B44-9AC2-F3C901E22C6D}" srcOrd="0" destOrd="0" presId="urn:microsoft.com/office/officeart/2005/8/layout/chevron2"/>
    <dgm:cxn modelId="{DAB999C1-6C2A-489E-A4B3-040839522FD7}"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pt>
    <dgm:pt modelId="{157828F0-E0B9-4CD0-98EC-089A7696FA46}" type="sibTrans" cxnId="{3494C706-2F6D-4431-AB92-D4EEE06597FA}">
      <dgm:prSet/>
      <dgm:spPr/>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2C290612-F2B0-40A4-9F69-8AC9631F4542}" type="presOf" srcId="{540CB32D-8624-48C1-B3D6-9BDBDF74BB47}" destId="{F1AD9AAC-48C9-4B44-9AC2-F3C901E22C6D}"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7CBDADE5-47CA-49F3-9F86-07072AADFBA9}" type="presOf" srcId="{F97C6B51-37BB-41B5-A56B-6BFC5AD7E84F}" destId="{321A5904-C1D7-4FDD-88CC-8767E52696E4}"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6D8D9A2F-00DC-4245-AD0E-FD8640DD56D4}" srcId="{F97C6B51-37BB-41B5-A56B-6BFC5AD7E84F}" destId="{ACDD74E2-E09C-41BC-8041-159652CAB684}" srcOrd="0" destOrd="0" parTransId="{3F79F702-0417-4512-88A0-A3407E31E433}" sibTransId="{F0500CD1-F2CA-43EB-9DC9-71D76725D028}"/>
    <dgm:cxn modelId="{E11C66AC-8F6A-4515-8F9A-56EF1939062C}" srcId="{F6F062A2-FD64-4E39-9B1D-DE3B19E0C231}" destId="{CBC13BB6-FDCB-4B96-9C48-9179EC5FDCA8}" srcOrd="0" destOrd="0" parTransId="{E19FA283-4EF0-4275-8452-82EF5B7B50A0}" sibTransId="{86994439-71A7-4635-ACDE-10DC37BB3357}"/>
    <dgm:cxn modelId="{6CA6702B-93C6-4A80-AF8E-8D999D2CD761}" type="presOf" srcId="{C20D08A2-B11C-40E9-B0D1-AEE88E4FF42A}" destId="{133DD3BB-9B1A-48E7-8C31-9C89806A1316}" srcOrd="0" destOrd="0" presId="urn:microsoft.com/office/officeart/2005/8/layout/chevron2"/>
    <dgm:cxn modelId="{3CABB735-84E0-421A-AB25-703218DD67B5}" type="presOf" srcId="{25560193-3D81-4D7C-814D-BE6EB2381D1F}" destId="{F0A48D62-2C22-4AF9-9E26-B3604A9BFE5F}" srcOrd="0" destOrd="1" presId="urn:microsoft.com/office/officeart/2005/8/layout/chevron2"/>
    <dgm:cxn modelId="{84701306-7540-4C80-8A4C-67AB195084A7}" type="presOf" srcId="{07A3E033-C9E9-441A-89BE-08B9CB8ADC5F}" destId="{F0A48D62-2C22-4AF9-9E26-B3604A9BFE5F}" srcOrd="0" destOrd="2"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74609292-EFF4-4BD9-84AA-92EBA19A8B54}" type="presOf" srcId="{4A122D1B-B816-45E5-8D51-0C3F63AE208D}" destId="{8B900707-B738-46E2-83D5-E03321D1FBDE}"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189B707B-0925-47F5-804C-A2156D11B6B5}" type="presOf" srcId="{F6F062A2-FD64-4E39-9B1D-DE3B19E0C231}" destId="{57C5457B-9A9B-487F-894D-AF898F0EA4DA}" srcOrd="0" destOrd="0" presId="urn:microsoft.com/office/officeart/2005/8/layout/chevron2"/>
    <dgm:cxn modelId="{D2C36A63-C344-4A77-B5E8-75096D6E63BC}" type="presOf" srcId="{88D4D4EF-215A-4531-BABF-A0050A6FFCD2}" destId="{F0A48D62-2C22-4AF9-9E26-B3604A9BFE5F}" srcOrd="0" destOrd="0" presId="urn:microsoft.com/office/officeart/2005/8/layout/chevron2"/>
    <dgm:cxn modelId="{AF070E7D-3B9F-48CC-ADB0-446E87D42391}" type="presOf" srcId="{CBC13BB6-FDCB-4B96-9C48-9179EC5FDCA8}" destId="{FFBC5902-1023-447E-A710-C941F28E4571}" srcOrd="0" destOrd="0" presId="urn:microsoft.com/office/officeart/2005/8/layout/chevron2"/>
    <dgm:cxn modelId="{2987C568-E9FB-42A0-BB52-7C133029AD22}" type="presOf" srcId="{ACDD74E2-E09C-41BC-8041-159652CAB684}" destId="{24100B1D-C484-447C-8FA1-20B4E70C4548}"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95F623AC-AB00-410F-B1A9-CD58571CF199}" type="presOf" srcId="{51AC30FA-8260-45EB-B17E-43D6583AD990}" destId="{236A658C-51FD-47C8-A621-F43393F6FBD8}" srcOrd="0" destOrd="0" presId="urn:microsoft.com/office/officeart/2005/8/layout/chevron2"/>
    <dgm:cxn modelId="{0B88F64D-4789-4BDD-B784-35C9F2BA1BD2}" type="presOf" srcId="{0D34D45D-CBC4-4D2F-BB0D-32E8695BF901}" destId="{24100B1D-C484-447C-8FA1-20B4E70C4548}" srcOrd="0" destOrd="1"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6E54E69C-5F07-42F4-8D6E-1040765F4924}" type="presParOf" srcId="{8B900707-B738-46E2-83D5-E03321D1FBDE}" destId="{5516738A-7C29-40F4-811B-6D28042C2731}" srcOrd="0" destOrd="0" presId="urn:microsoft.com/office/officeart/2005/8/layout/chevron2"/>
    <dgm:cxn modelId="{5A959702-C33E-4338-82BD-50BD3B3A9FC2}" type="presParOf" srcId="{5516738A-7C29-40F4-811B-6D28042C2731}" destId="{321A5904-C1D7-4FDD-88CC-8767E52696E4}" srcOrd="0" destOrd="0" presId="urn:microsoft.com/office/officeart/2005/8/layout/chevron2"/>
    <dgm:cxn modelId="{B7D4062F-308A-4740-B4B0-C3E880085DCE}" type="presParOf" srcId="{5516738A-7C29-40F4-811B-6D28042C2731}" destId="{24100B1D-C484-447C-8FA1-20B4E70C4548}" srcOrd="1" destOrd="0" presId="urn:microsoft.com/office/officeart/2005/8/layout/chevron2"/>
    <dgm:cxn modelId="{4AC1DE9F-8320-4DCF-B016-DBFDC9123A55}" type="presParOf" srcId="{8B900707-B738-46E2-83D5-E03321D1FBDE}" destId="{FC6E547B-4941-48E3-857B-391DAA90A159}" srcOrd="1" destOrd="0" presId="urn:microsoft.com/office/officeart/2005/8/layout/chevron2"/>
    <dgm:cxn modelId="{EBEA47DC-2754-45F7-94FE-25E43BDE0B4A}" type="presParOf" srcId="{8B900707-B738-46E2-83D5-E03321D1FBDE}" destId="{E84AA5BE-A38E-464F-BCBF-434178591364}" srcOrd="2" destOrd="0" presId="urn:microsoft.com/office/officeart/2005/8/layout/chevron2"/>
    <dgm:cxn modelId="{FE887E9A-108D-4ED2-99CA-0181C2B14CEA}" type="presParOf" srcId="{E84AA5BE-A38E-464F-BCBF-434178591364}" destId="{236A658C-51FD-47C8-A621-F43393F6FBD8}" srcOrd="0" destOrd="0" presId="urn:microsoft.com/office/officeart/2005/8/layout/chevron2"/>
    <dgm:cxn modelId="{C6F930E9-CA20-4AC8-95F5-2B101A5DD97A}" type="presParOf" srcId="{E84AA5BE-A38E-464F-BCBF-434178591364}" destId="{F0A48D62-2C22-4AF9-9E26-B3604A9BFE5F}" srcOrd="1" destOrd="0" presId="urn:microsoft.com/office/officeart/2005/8/layout/chevron2"/>
    <dgm:cxn modelId="{25A71503-F4D4-4369-8EE6-2C74195F3DD3}" type="presParOf" srcId="{8B900707-B738-46E2-83D5-E03321D1FBDE}" destId="{7EF8ABF6-3830-472F-B9AF-BEE8F98DCBE3}" srcOrd="3" destOrd="0" presId="urn:microsoft.com/office/officeart/2005/8/layout/chevron2"/>
    <dgm:cxn modelId="{8AD814AE-3C16-4942-AFDC-57D8F0FE8CD9}" type="presParOf" srcId="{8B900707-B738-46E2-83D5-E03321D1FBDE}" destId="{27D5B46E-FC78-4BBB-9D38-1E69345CD527}" srcOrd="4" destOrd="0" presId="urn:microsoft.com/office/officeart/2005/8/layout/chevron2"/>
    <dgm:cxn modelId="{462FF737-DBC7-4D97-80BF-B738B8A5B78A}" type="presParOf" srcId="{27D5B46E-FC78-4BBB-9D38-1E69345CD527}" destId="{57C5457B-9A9B-487F-894D-AF898F0EA4DA}" srcOrd="0" destOrd="0" presId="urn:microsoft.com/office/officeart/2005/8/layout/chevron2"/>
    <dgm:cxn modelId="{13E00E7B-B217-4712-835B-B23758F04EF7}" type="presParOf" srcId="{27D5B46E-FC78-4BBB-9D38-1E69345CD527}" destId="{FFBC5902-1023-447E-A710-C941F28E4571}" srcOrd="1" destOrd="0" presId="urn:microsoft.com/office/officeart/2005/8/layout/chevron2"/>
    <dgm:cxn modelId="{8DBC94B0-54C5-4D29-A3C6-2AFD3FD7443E}" type="presParOf" srcId="{8B900707-B738-46E2-83D5-E03321D1FBDE}" destId="{185A4D36-9EC5-433A-8E4E-09AF8AD5B484}" srcOrd="5" destOrd="0" presId="urn:microsoft.com/office/officeart/2005/8/layout/chevron2"/>
    <dgm:cxn modelId="{F5A7A67A-7304-4CB0-A389-6A4D32A361DA}" type="presParOf" srcId="{8B900707-B738-46E2-83D5-E03321D1FBDE}" destId="{06F34673-9E38-411E-A400-E3E2B6DB0FBD}" srcOrd="6" destOrd="0" presId="urn:microsoft.com/office/officeart/2005/8/layout/chevron2"/>
    <dgm:cxn modelId="{E682768A-AD9A-4C0A-9791-307792218144}" type="presParOf" srcId="{06F34673-9E38-411E-A400-E3E2B6DB0FBD}" destId="{F1AD9AAC-48C9-4B44-9AC2-F3C901E22C6D}" srcOrd="0" destOrd="0" presId="urn:microsoft.com/office/officeart/2005/8/layout/chevron2"/>
    <dgm:cxn modelId="{7DE395CC-D878-4E9B-9B0C-51BEFE68B7A1}"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059E64-8594-4CCA-A779-272654C3F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10</Pages>
  <Words>1729</Words>
  <Characters>9514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73</cp:revision>
  <dcterms:created xsi:type="dcterms:W3CDTF">2010-07-10T13:52:00Z</dcterms:created>
  <dcterms:modified xsi:type="dcterms:W3CDTF">2010-07-25T21:18:00Z</dcterms:modified>
</cp:coreProperties>
</file>