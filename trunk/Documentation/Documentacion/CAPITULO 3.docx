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 xml:space="preserve">N </w:t>
      </w:r>
      <w:r w:rsidR="000B732F">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7"/>
        <w:gridCol w:w="1357"/>
        <w:gridCol w:w="3497"/>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CB36B5"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4"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F412F5">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EF41FA">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w:t>
      </w:r>
      <w:ins w:id="0" w:author="FABRICIO" w:date="2010-08-08T17:25:00Z">
        <w:r w:rsidR="0083091C">
          <w:t>s</w:t>
        </w:r>
      </w:ins>
      <w:r>
        <w:t xml:space="preserve"> en cada </w:t>
      </w:r>
      <w:proofErr w:type="spellStart"/>
      <w:r>
        <w:t>drenador</w:t>
      </w:r>
      <w:proofErr w:type="spellEnd"/>
      <w:r>
        <w:t xml:space="preserve">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EF41FA">
      <w:pPr>
        <w:pStyle w:val="ParrafoTESIS"/>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 xml:space="preserve">requirió de </w:t>
      </w:r>
      <w:del w:id="1" w:author="FABRICIO" w:date="2010-08-08T17:26:00Z">
        <w:r w:rsidR="00CA1986" w:rsidDel="0083091C">
          <w:delText>un enorme recurso</w:delText>
        </w:r>
      </w:del>
      <w:ins w:id="2" w:author="FABRICIO" w:date="2010-08-08T17:26:00Z">
        <w:r w:rsidR="0083091C">
          <w:t>un costo</w:t>
        </w:r>
      </w:ins>
      <w:r w:rsidR="00CA1986">
        <w:t xml:space="preserve"> computacional</w:t>
      </w:r>
      <w:ins w:id="3" w:author="FABRICIO" w:date="2010-08-08T17:26:00Z">
        <w:r w:rsidR="0083091C">
          <w:t xml:space="preserve"> considerable</w:t>
        </w:r>
      </w:ins>
      <w:r w:rsidR="00CA1986">
        <w:t>.</w:t>
      </w:r>
      <w:r w:rsidR="00263B12">
        <w:t xml:space="preserve"> Las inyecciones se realizar</w:t>
      </w:r>
      <w:r w:rsidR="003162A2">
        <w:t>on</w:t>
      </w:r>
      <w:r w:rsidR="00263B12">
        <w:t xml:space="preserve"> de modo manual, en el cual se consider</w:t>
      </w:r>
      <w:ins w:id="4" w:author="FABRICIO" w:date="2010-08-08T17:26:00Z">
        <w:r w:rsidR="0083091C">
          <w:t>aron</w:t>
        </w:r>
      </w:ins>
      <w:del w:id="5" w:author="FABRICIO" w:date="2010-08-08T17:26:00Z">
        <w:r w:rsidR="00263B12" w:rsidDel="0083091C">
          <w:delText>o</w:delText>
        </w:r>
      </w:del>
      <w:r w:rsidR="00263B12">
        <w:t xml:space="preserve">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0008CE" w:rsidP="00EF41FA">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w:t>
      </w:r>
      <w:del w:id="6" w:author="FABRICIO" w:date="2010-08-08T17:30:00Z">
        <w:r w:rsidR="003C5823" w:rsidDel="0083091C">
          <w:delText xml:space="preserve">análisis </w:delText>
        </w:r>
        <w:r w:rsidR="008F0E30" w:rsidDel="0083091C">
          <w:delText xml:space="preserve">de </w:delText>
        </w:r>
        <w:r w:rsidR="003C5823" w:rsidDel="0083091C">
          <w:delText xml:space="preserve">tipo </w:delText>
        </w:r>
        <w:r w:rsidR="002623B0" w:rsidRPr="0055024C" w:rsidDel="0083091C">
          <w:delText>“</w:delText>
        </w:r>
        <w:r w:rsidR="0055024C" w:rsidRPr="0055024C" w:rsidDel="0083091C">
          <w:delText>b</w:delText>
        </w:r>
        <w:r w:rsidR="002623B0" w:rsidRPr="0055024C" w:rsidDel="0083091C">
          <w:delText xml:space="preserve">arrido en tensión </w:delText>
        </w:r>
        <w:r w:rsidR="002623B0" w:rsidRPr="0055024C" w:rsidDel="0083091C">
          <w:lastRenderedPageBreak/>
          <w:delText>continua”</w:delText>
        </w:r>
      </w:del>
      <w:ins w:id="7" w:author="FABRICIO" w:date="2010-08-08T17:30:00Z">
        <w:r w:rsidR="0083091C">
          <w:t xml:space="preserve">estudio </w:t>
        </w:r>
        <w:r w:rsidR="0083091C">
          <w:t>paramétrico</w:t>
        </w:r>
      </w:ins>
      <w:r w:rsidR="002623B0">
        <w:t xml:space="preserve"> </w:t>
      </w:r>
      <w:r w:rsidR="003C5823">
        <w:t xml:space="preserve">variando </w:t>
      </w:r>
      <w:del w:id="8" w:author="FABRICIO" w:date="2010-08-08T17:30:00Z">
        <w:r w:rsidR="003C5823" w:rsidDel="0083091C">
          <w:delText>el parámetro</w:delText>
        </w:r>
      </w:del>
      <w:ins w:id="9" w:author="FABRICIO" w:date="2010-08-08T17:30:00Z">
        <w:r w:rsidR="0083091C">
          <w:t xml:space="preserve">la </w:t>
        </w:r>
        <w:r w:rsidR="0083091C">
          <w:t>tensión</w:t>
        </w:r>
        <w:r w:rsidR="0083091C">
          <w:t xml:space="preserve"> </w:t>
        </w:r>
      </w:ins>
      <w:del w:id="10" w:author="FABRICIO" w:date="2010-08-08T17:30:00Z">
        <w:r w:rsidR="003C5823" w:rsidDel="0083091C">
          <w:delText xml:space="preserve"> </w:delText>
        </w:r>
        <w:r w:rsidR="00B938AC" w:rsidDel="0083091C">
          <w:delText>señal</w:delText>
        </w:r>
        <w:r w:rsidR="003C5823" w:rsidDel="0083091C">
          <w:delText xml:space="preserve"> </w:delText>
        </w:r>
      </w:del>
      <w:r w:rsidR="003C5823">
        <w:t>de entrada en 4 estados de tensiones diferentes:</w:t>
      </w:r>
    </w:p>
    <w:p w:rsidR="00A25A0C" w:rsidRPr="00A25A0C" w:rsidRDefault="00A25A0C" w:rsidP="0083091C">
      <w:pPr>
        <w:pStyle w:val="ParrafoTESIS"/>
        <w:numPr>
          <w:ilvl w:val="0"/>
          <w:numId w:val="18"/>
        </w:numPr>
        <w:rPr>
          <w:rFonts w:ascii="Times New Roman" w:hAnsi="Times New Roman" w:cs="Times New Roman"/>
          <w:sz w:val="20"/>
          <w:szCs w:val="24"/>
          <w:lang w:eastAsia="es-AR"/>
        </w:rPr>
        <w:pPrChange w:id="11" w:author="FABRICIO" w:date="2010-08-08T17:32:00Z">
          <w:pPr>
            <w:pStyle w:val="ParrafoTESIS"/>
          </w:pPr>
        </w:pPrChange>
      </w:pPr>
      <w:proofErr w:type="spellStart"/>
      <w:r w:rsidRPr="00A25A0C">
        <w:rPr>
          <w:lang w:eastAsia="es-AR"/>
        </w:rPr>
        <w:t>V</w:t>
      </w:r>
      <w:r w:rsidRPr="008F0E30">
        <w:rPr>
          <w:lang w:eastAsia="es-AR"/>
        </w:rPr>
        <w:t>INneg</w:t>
      </w:r>
      <w:proofErr w:type="spellEnd"/>
      <w:ins w:id="12" w:author="FABRICIO" w:date="2010-08-08T17:34:00Z">
        <w:r w:rsidR="0083091C">
          <w:rPr>
            <w:lang w:eastAsia="es-AR"/>
          </w:rPr>
          <w:t xml:space="preserve"> </w:t>
        </w:r>
      </w:ins>
      <w:r w:rsidRPr="00A25A0C">
        <w:rPr>
          <w:lang w:eastAsia="es-AR"/>
        </w:rPr>
        <w:t>=</w:t>
      </w:r>
      <w:ins w:id="13" w:author="FABRICIO" w:date="2010-08-08T17:34:00Z">
        <w:r w:rsidR="0083091C">
          <w:rPr>
            <w:lang w:eastAsia="es-AR"/>
          </w:rPr>
          <w:t xml:space="preserve"> </w:t>
        </w:r>
      </w:ins>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r w:rsidR="00686736">
        <w:rPr>
          <w:lang w:eastAsia="es-AR"/>
        </w:rPr>
        <w:t>.</w:t>
      </w:r>
    </w:p>
    <w:p w:rsidR="00A25A0C" w:rsidRPr="00A25A0C" w:rsidRDefault="00A25A0C" w:rsidP="0083091C">
      <w:pPr>
        <w:pStyle w:val="ParrafoTESIS"/>
        <w:numPr>
          <w:ilvl w:val="0"/>
          <w:numId w:val="18"/>
        </w:numPr>
        <w:rPr>
          <w:rFonts w:ascii="Times New Roman" w:hAnsi="Times New Roman" w:cs="Times New Roman"/>
          <w:sz w:val="20"/>
          <w:szCs w:val="24"/>
          <w:lang w:eastAsia="es-AR"/>
        </w:rPr>
        <w:pPrChange w:id="14" w:author="FABRICIO" w:date="2010-08-08T17:32:00Z">
          <w:pPr>
            <w:pStyle w:val="ParrafoTESIS"/>
          </w:pPr>
        </w:pPrChange>
      </w:pPr>
      <w:proofErr w:type="spellStart"/>
      <w:r w:rsidRPr="00A25A0C">
        <w:rPr>
          <w:lang w:eastAsia="es-AR"/>
        </w:rPr>
        <w:t>VINneg</w:t>
      </w:r>
      <w:proofErr w:type="spellEnd"/>
      <w:ins w:id="15" w:author="FABRICIO" w:date="2010-08-08T17:34:00Z">
        <w:r w:rsidR="0083091C">
          <w:rPr>
            <w:lang w:eastAsia="es-AR"/>
          </w:rPr>
          <w:t xml:space="preserve"> </w:t>
        </w:r>
      </w:ins>
      <w:r w:rsidRPr="00A25A0C">
        <w:rPr>
          <w:lang w:eastAsia="es-AR"/>
        </w:rPr>
        <w:t>=</w:t>
      </w:r>
      <w:ins w:id="16" w:author="FABRICIO" w:date="2010-08-08T17:34:00Z">
        <w:r w:rsidR="0083091C">
          <w:rPr>
            <w:lang w:eastAsia="es-AR"/>
          </w:rPr>
          <w:t xml:space="preserve"> </w:t>
        </w:r>
      </w:ins>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r w:rsidR="00686736">
        <w:rPr>
          <w:lang w:eastAsia="es-AR"/>
        </w:rPr>
        <w:t>.</w:t>
      </w:r>
    </w:p>
    <w:p w:rsidR="00A25A0C" w:rsidRPr="00A25A0C" w:rsidRDefault="00A25A0C" w:rsidP="0083091C">
      <w:pPr>
        <w:pStyle w:val="ParrafoTESIS"/>
        <w:numPr>
          <w:ilvl w:val="0"/>
          <w:numId w:val="18"/>
        </w:numPr>
        <w:rPr>
          <w:rFonts w:ascii="Times New Roman" w:hAnsi="Times New Roman" w:cs="Times New Roman"/>
          <w:sz w:val="20"/>
          <w:szCs w:val="24"/>
          <w:lang w:eastAsia="es-AR"/>
        </w:rPr>
        <w:pPrChange w:id="17" w:author="FABRICIO" w:date="2010-08-08T17:32:00Z">
          <w:pPr>
            <w:pStyle w:val="ParrafoTESIS"/>
          </w:pPr>
        </w:pPrChange>
      </w:pPr>
      <w:proofErr w:type="spellStart"/>
      <w:r w:rsidRPr="00A25A0C">
        <w:rPr>
          <w:lang w:eastAsia="es-AR"/>
        </w:rPr>
        <w:t>VINneg</w:t>
      </w:r>
      <w:proofErr w:type="spellEnd"/>
      <w:ins w:id="18" w:author="FABRICIO" w:date="2010-08-08T17:34:00Z">
        <w:r w:rsidR="0083091C">
          <w:rPr>
            <w:lang w:eastAsia="es-AR"/>
          </w:rPr>
          <w:t xml:space="preserve"> </w:t>
        </w:r>
      </w:ins>
      <w:r w:rsidRPr="00A25A0C">
        <w:rPr>
          <w:lang w:eastAsia="es-AR"/>
        </w:rPr>
        <w:t>=</w:t>
      </w:r>
      <w:ins w:id="19" w:author="FABRICIO" w:date="2010-08-08T17:34:00Z">
        <w:r w:rsidR="0083091C">
          <w:rPr>
            <w:lang w:eastAsia="es-AR"/>
          </w:rPr>
          <w:t xml:space="preserve"> </w:t>
        </w:r>
      </w:ins>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r w:rsidR="00686736">
        <w:rPr>
          <w:lang w:eastAsia="es-AR"/>
        </w:rPr>
        <w:t>.</w:t>
      </w:r>
    </w:p>
    <w:p w:rsidR="007F46BB" w:rsidRPr="007F46BB" w:rsidRDefault="00A25A0C" w:rsidP="0083091C">
      <w:pPr>
        <w:pStyle w:val="ParrafoTESIS"/>
        <w:numPr>
          <w:ilvl w:val="0"/>
          <w:numId w:val="18"/>
        </w:numPr>
        <w:rPr>
          <w:rFonts w:ascii="Times New Roman" w:hAnsi="Times New Roman" w:cs="Times New Roman"/>
          <w:sz w:val="20"/>
          <w:szCs w:val="24"/>
          <w:lang w:eastAsia="es-AR"/>
        </w:rPr>
        <w:pPrChange w:id="20" w:author="FABRICIO" w:date="2010-08-08T17:32:00Z">
          <w:pPr>
            <w:pStyle w:val="ParrafoTESIS"/>
          </w:pPr>
        </w:pPrChange>
      </w:pPr>
      <w:proofErr w:type="spellStart"/>
      <w:r w:rsidRPr="00A25A0C">
        <w:rPr>
          <w:lang w:eastAsia="es-AR"/>
        </w:rPr>
        <w:t>VINneg</w:t>
      </w:r>
      <w:proofErr w:type="spellEnd"/>
      <w:ins w:id="21" w:author="FABRICIO" w:date="2010-08-08T17:34:00Z">
        <w:r w:rsidR="0083091C">
          <w:rPr>
            <w:lang w:eastAsia="es-AR"/>
          </w:rPr>
          <w:t xml:space="preserve"> </w:t>
        </w:r>
      </w:ins>
      <w:r w:rsidRPr="00A25A0C">
        <w:rPr>
          <w:lang w:eastAsia="es-AR"/>
        </w:rPr>
        <w:t>=</w:t>
      </w:r>
      <w:ins w:id="22" w:author="FABRICIO" w:date="2010-08-08T17:34:00Z">
        <w:r w:rsidR="0083091C">
          <w:rPr>
            <w:lang w:eastAsia="es-AR"/>
          </w:rPr>
          <w:t xml:space="preserve"> </w:t>
        </w:r>
      </w:ins>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r w:rsidR="00686736">
        <w:rPr>
          <w:lang w:eastAsia="es-AR"/>
        </w:rPr>
        <w:t>.</w:t>
      </w:r>
    </w:p>
    <w:p w:rsidR="00D65E89" w:rsidRDefault="00513BAC" w:rsidP="00EF41FA">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E8723E" w:rsidRPr="00D65E89" w:rsidRDefault="00E8723E" w:rsidP="0083091C">
      <w:pPr>
        <w:pStyle w:val="ParrafoTESIS"/>
        <w:numPr>
          <w:ilvl w:val="0"/>
          <w:numId w:val="19"/>
        </w:numPr>
        <w:rPr>
          <w:rFonts w:ascii="Times New Roman" w:hAnsi="Times New Roman" w:cs="Times New Roman"/>
          <w:sz w:val="20"/>
          <w:szCs w:val="24"/>
          <w:lang w:eastAsia="es-AR"/>
        </w:rPr>
        <w:pPrChange w:id="23" w:author="FABRICIO" w:date="2010-08-08T17:32:00Z">
          <w:pPr>
            <w:pStyle w:val="ParrafoTESIS"/>
          </w:pPr>
        </w:pPrChange>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E8723E" w:rsidRPr="00D65E89" w:rsidRDefault="00E8723E" w:rsidP="0083091C">
      <w:pPr>
        <w:pStyle w:val="ParrafoTESIS"/>
        <w:numPr>
          <w:ilvl w:val="0"/>
          <w:numId w:val="19"/>
        </w:numPr>
        <w:rPr>
          <w:rFonts w:ascii="Times New Roman" w:hAnsi="Times New Roman" w:cs="Times New Roman"/>
          <w:sz w:val="20"/>
          <w:szCs w:val="24"/>
          <w:lang w:eastAsia="es-AR"/>
        </w:rPr>
        <w:pPrChange w:id="24" w:author="FABRICIO" w:date="2010-08-08T17:32:00Z">
          <w:pPr>
            <w:pStyle w:val="ParrafoTESIS"/>
          </w:pPr>
        </w:pPrChange>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F75827" w:rsidRDefault="00E8723E" w:rsidP="0083091C">
      <w:pPr>
        <w:pStyle w:val="ParrafoTESIS"/>
        <w:numPr>
          <w:ilvl w:val="0"/>
          <w:numId w:val="19"/>
        </w:numPr>
        <w:rPr>
          <w:lang w:eastAsia="es-AR"/>
        </w:rPr>
        <w:pPrChange w:id="25" w:author="FABRICIO" w:date="2010-08-08T17:32:00Z">
          <w:pPr>
            <w:pStyle w:val="ParrafoTESIS"/>
          </w:pPr>
        </w:pPrChange>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F75827" w:rsidRDefault="00F75827" w:rsidP="00F75827">
      <w:pPr>
        <w:rPr>
          <w:rFonts w:cstheme="minorHAnsi"/>
          <w:lang w:eastAsia="es-AR"/>
        </w:rPr>
      </w:pPr>
      <w:r>
        <w:rPr>
          <w:lang w:eastAsia="es-AR"/>
        </w:rPr>
        <w:br w:type="page"/>
      </w:r>
    </w:p>
    <w:p w:rsidR="00A13B25" w:rsidRPr="00414942" w:rsidRDefault="00A13B25" w:rsidP="00EF41FA">
      <w:pPr>
        <w:pStyle w:val="ParrafoTESIS"/>
      </w:pPr>
      <w:r>
        <w:lastRenderedPageBreak/>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CB36B5" w:rsidP="00A76881">
      <w:pPr>
        <w:pStyle w:val="Epgrafe"/>
      </w:pPr>
      <w:bookmarkStart w:id="26" w:name="_Ref266534636"/>
      <w:r w:rsidRPr="00CB36B5">
        <w:rPr>
          <w:rFonts w:ascii="Times New Roman" w:eastAsia="Times New Roman" w:hAnsi="Times New Roman" w:cs="Times New Roman"/>
          <w:noProof/>
          <w:sz w:val="24"/>
          <w:szCs w:val="24"/>
          <w:lang w:eastAsia="es-A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0" type="#_x0000_t23" style="position:absolute;margin-left:298.7pt;margin-top:224.75pt;width:13.8pt;height:13.8pt;z-index:251706368" o:regroupid="9" fillcolor="#00b050" strokecolor="red" strokeweight="1pt">
            <v:fill color2="#c0504d [3205]"/>
            <v:shadow type="perspective" color="#622423 [1605]" offset="1pt" offset2="-3pt"/>
          </v:shape>
        </w:pict>
      </w:r>
      <w:r w:rsidRPr="00CB36B5">
        <w:rPr>
          <w:rFonts w:ascii="Times New Roman" w:eastAsia="Times New Roman" w:hAnsi="Times New Roman" w:cs="Times New Roman"/>
          <w:noProof/>
          <w:sz w:val="24"/>
          <w:szCs w:val="24"/>
          <w:lang w:eastAsia="es-AR"/>
        </w:rPr>
        <w:pict>
          <v:shape id="_x0000_s1036" type="#_x0000_t23" style="position:absolute;margin-left:299.45pt;margin-top:109.15pt;width:13.8pt;height:13.8pt;z-index:251705344" o:regroupid="9" fillcolor="#00b050" strokecolor="red" strokeweight="1pt">
            <v:fill color2="#c0504d [3205]"/>
            <v:shadow type="perspective" color="#622423 [1605]" offset="1pt" offset2="-3pt"/>
          </v:shape>
        </w:pict>
      </w:r>
      <w:r w:rsidRPr="00CB36B5">
        <w:rPr>
          <w:rFonts w:ascii="Times New Roman" w:eastAsia="Times New Roman" w:hAnsi="Times New Roman" w:cs="Times New Roman"/>
          <w:noProof/>
          <w:sz w:val="24"/>
          <w:szCs w:val="24"/>
          <w:lang w:eastAsia="es-AR"/>
        </w:rPr>
        <w:pict>
          <v:group id="_x0000_s1043" style="position:absolute;margin-left:-4.55pt;margin-top:54.9pt;width:255.45pt;height:181.95pt;z-index:251707392" coordorigin="1589,2507" coordsize="5109,3812" o:regroupid="9">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27" w:name="_Ref266534679"/>
      <w:r>
        <w:t xml:space="preserve">Figura </w:t>
      </w:r>
      <w:fldSimple w:instr=" SEQ Figura \* ARABIC ">
        <w:r w:rsidR="00F412F5">
          <w:rPr>
            <w:noProof/>
          </w:rPr>
          <w:t>2</w:t>
        </w:r>
      </w:fldSimple>
      <w:bookmarkEnd w:id="26"/>
      <w:bookmarkEnd w:id="27"/>
      <w:r>
        <w:t>) Esquemático del comparador</w:t>
      </w:r>
      <w:del w:id="28" w:author="FABRICIO" w:date="2010-08-08T17:35:00Z">
        <w:r w:rsidDel="00385AD4">
          <w:delText xml:space="preserve"> e identificaciones de d</w:delText>
        </w:r>
      </w:del>
      <w:del w:id="29" w:author="FABRICIO" w:date="2010-08-08T17:36:00Z">
        <w:r w:rsidDel="00385AD4">
          <w:delText>renadores</w:delText>
        </w:r>
      </w:del>
      <w:r>
        <w:t>.</w:t>
      </w:r>
    </w:p>
    <w:p w:rsidR="00333AB0" w:rsidRPr="00D11EC1" w:rsidRDefault="00333AB0" w:rsidP="00EF41FA">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757ADC" w:rsidRDefault="00757ADC" w:rsidP="00263B12">
      <w:pPr>
        <w:pStyle w:val="Ttulo2"/>
      </w:pPr>
      <w:r>
        <w:t>3.2)</w:t>
      </w:r>
      <w:r w:rsidR="00CB1BCD">
        <w:t xml:space="preserve"> </w:t>
      </w:r>
      <w:r w:rsidR="004D2C4A">
        <w:t>Análisis</w:t>
      </w:r>
    </w:p>
    <w:p w:rsidR="00263B12" w:rsidRPr="00A8165C" w:rsidRDefault="00263B12" w:rsidP="00EF41FA">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Default="00CB1BCD" w:rsidP="00263B12">
      <w:pPr>
        <w:pStyle w:val="Ttulo3"/>
      </w:pPr>
      <w:r>
        <w:t>3.2.1) Manual</w:t>
      </w:r>
    </w:p>
    <w:p w:rsidR="00F653A8" w:rsidRDefault="00F653A8" w:rsidP="00EF41FA">
      <w:pPr>
        <w:pStyle w:val="ParrafoTESIS"/>
      </w:pPr>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w:t>
      </w:r>
      <w:r>
        <w:lastRenderedPageBreak/>
        <w:t>entrada. Esto permite poner a prueba al comparador con tensiones bajas y altas de referencia en su entrada.</w:t>
      </w:r>
    </w:p>
    <w:p w:rsidR="00A8165C" w:rsidRDefault="00191CF9" w:rsidP="00EF41FA">
      <w:pPr>
        <w:pStyle w:val="ParrafoTESIS"/>
        <w:rPr>
          <w:rFonts w:asciiTheme="majorHAnsi" w:eastAsiaTheme="majorEastAsia" w:hAnsiTheme="majorHAnsi" w:cstheme="majorBidi"/>
          <w:b/>
          <w:bCs/>
          <w:i/>
          <w:iCs/>
          <w:color w:val="4F81BD" w:themeColor="accent1"/>
        </w:rPr>
      </w:pPr>
      <w:del w:id="30" w:author="FABRICIO" w:date="2010-08-08T17:36:00Z">
        <w:r w:rsidDel="00385AD4">
          <w:delText xml:space="preserve">En </w:delText>
        </w:r>
        <w:r w:rsidR="002623B0" w:rsidDel="00385AD4">
          <w:delText>cada</w:delText>
        </w:r>
        <w:r w:rsidDel="00385AD4">
          <w:delText xml:space="preserve"> </w:delText>
        </w:r>
        <w:r w:rsidR="007C1444" w:rsidDel="00385AD4">
          <w:delText>gráfica</w:delText>
        </w:r>
      </w:del>
      <w:ins w:id="31" w:author="FABRICIO" w:date="2010-08-08T17:36:00Z">
        <w:r w:rsidR="00385AD4">
          <w:t>En las siguientes gr</w:t>
        </w:r>
      </w:ins>
      <w:ins w:id="32" w:author="FABRICIO" w:date="2010-08-08T17:37:00Z">
        <w:r w:rsidR="00385AD4">
          <w:t>áficas</w:t>
        </w:r>
      </w:ins>
      <w:r>
        <w:t xml:space="preserve"> se observa</w:t>
      </w:r>
      <w:del w:id="33" w:author="FABRICIO" w:date="2010-08-08T17:37:00Z">
        <w:r w:rsidR="007C1444" w:rsidDel="00385AD4">
          <w:delText>n</w:delText>
        </w:r>
      </w:del>
      <w:ins w:id="34" w:author="FABRICIO" w:date="2010-08-08T17:37:00Z">
        <w:r w:rsidR="00385AD4">
          <w:t>ran</w:t>
        </w:r>
      </w:ins>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A8165C">
      <w:pPr>
        <w:pStyle w:val="Ttulo4"/>
      </w:pPr>
      <w:r>
        <w:t>INYECCIÓ</w:t>
      </w:r>
      <w:r w:rsidR="00065812" w:rsidRPr="00BD0AFF">
        <w:t>N EXPONENCIAL</w:t>
      </w:r>
    </w:p>
    <w:p w:rsidR="001E2B6C" w:rsidRPr="00E249B9" w:rsidRDefault="00065812" w:rsidP="00EF41FA">
      <w:pPr>
        <w:pStyle w:val="ParrafoTESIS"/>
      </w:pPr>
      <w:r w:rsidRPr="00A8165C">
        <w:rPr>
          <w:b/>
        </w:rPr>
        <w:t>1.005V C1 - Inyección en nodo NDNEG</w:t>
      </w:r>
      <w:r w:rsidRPr="00BD0AFF">
        <w:t>:</w:t>
      </w:r>
      <w:r w:rsidR="00A8165C">
        <w:t xml:space="preserve"> </w:t>
      </w:r>
      <w:r w:rsidR="001E2B6C">
        <w:t xml:space="preserve">Se inyecta el modelo exponencial en el nodo denominado NDNEG, el cual afecta a los </w:t>
      </w:r>
      <w:proofErr w:type="spellStart"/>
      <w:r w:rsidR="001E2B6C">
        <w:t>drenadores</w:t>
      </w:r>
      <w:proofErr w:type="spellEnd"/>
      <w:r w:rsidR="001E2B6C">
        <w:t xml:space="preserve"> de la rama de la </w:t>
      </w:r>
      <w:r w:rsidR="00191CF9">
        <w:t>señal</w:t>
      </w:r>
      <w:r w:rsidR="001E2B6C">
        <w:t xml:space="preserve"> de entrada (rama izquierda del diferencial).</w:t>
      </w:r>
    </w:p>
    <w:p w:rsidR="009D6153" w:rsidRDefault="009D6153" w:rsidP="00A8165C">
      <w:pPr>
        <w:pStyle w:val="Epgrafe"/>
        <w:jc w:val="center"/>
      </w:pPr>
      <w:r>
        <w:rPr>
          <w:b w:val="0"/>
          <w:bCs w:val="0"/>
          <w:noProof/>
          <w:lang w:eastAsia="es-AR"/>
        </w:rPr>
        <w:drawing>
          <wp:inline distT="0" distB="0" distL="0" distR="0">
            <wp:extent cx="5122851" cy="3240000"/>
            <wp:effectExtent l="19050" t="0" r="1599"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9D6153" w:rsidRPr="009D6153" w:rsidRDefault="009D6153" w:rsidP="00A0265B">
      <w:pPr>
        <w:pStyle w:val="Epgrafe"/>
        <w:jc w:val="center"/>
      </w:pPr>
      <w:r>
        <w:t xml:space="preserve">Figura </w:t>
      </w:r>
      <w:fldSimple w:instr=" SEQ Figura \* ARABIC ">
        <w:r w:rsidR="00F412F5">
          <w:rPr>
            <w:noProof/>
          </w:rPr>
          <w:t>3</w:t>
        </w:r>
      </w:fldSimple>
      <w:r>
        <w:t>)</w:t>
      </w:r>
      <w:r w:rsidRPr="009D6153">
        <w:t xml:space="preserve"> </w:t>
      </w:r>
      <w:r>
        <w:t>Inyección de la falla exponencial e</w:t>
      </w:r>
      <w:r w:rsidR="00A0265B">
        <w:t xml:space="preserve">n el </w:t>
      </w:r>
      <w:proofErr w:type="spellStart"/>
      <w:r w:rsidR="00A0265B">
        <w:t>drenador</w:t>
      </w:r>
      <w:proofErr w:type="spellEnd"/>
      <w:r w:rsidR="00A0265B">
        <w:t xml:space="preserve"> del transistor P </w:t>
      </w:r>
      <w:r>
        <w:t>del nodo NDNEG.</w:t>
      </w:r>
    </w:p>
    <w:p w:rsidR="00065812" w:rsidRDefault="009D6153" w:rsidP="00A8165C">
      <w:pPr>
        <w:pStyle w:val="Epgrafe"/>
        <w:jc w:val="center"/>
      </w:pPr>
      <w:r>
        <w:rPr>
          <w:noProof/>
          <w:lang w:eastAsia="es-AR"/>
        </w:rPr>
        <w:lastRenderedPageBreak/>
        <w:drawing>
          <wp:inline distT="0" distB="0" distL="0" distR="0">
            <wp:extent cx="5148211" cy="3240000"/>
            <wp:effectExtent l="19050" t="0" r="0" b="0"/>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r w:rsidR="00065812">
        <w:t xml:space="preserve">Figura </w:t>
      </w:r>
      <w:fldSimple w:instr=" SEQ Figura \* ARABIC ">
        <w:r w:rsidR="00F412F5">
          <w:rPr>
            <w:noProof/>
          </w:rPr>
          <w:t>4</w:t>
        </w:r>
      </w:fldSimple>
      <w:r w:rsidR="00065812">
        <w:t xml:space="preserve">) Inyección </w:t>
      </w:r>
      <w:r w:rsidR="00E60F65">
        <w:t xml:space="preserve">de la </w:t>
      </w:r>
      <w:r w:rsidR="00065812">
        <w:t xml:space="preserve">falla exponencial </w:t>
      </w:r>
      <w:r w:rsidR="00E60F65">
        <w:t xml:space="preserve">en el </w:t>
      </w:r>
      <w:proofErr w:type="spellStart"/>
      <w:r w:rsidR="00E60F65">
        <w:t>drenador</w:t>
      </w:r>
      <w:proofErr w:type="spellEnd"/>
      <w:r w:rsidR="00E60F65">
        <w:t xml:space="preserve"> del transistor </w:t>
      </w:r>
      <w:r w:rsidR="00A0265B">
        <w:t xml:space="preserve">N </w:t>
      </w:r>
      <w:r w:rsidR="00E60F65">
        <w:t>del nodo NDNEG.</w:t>
      </w:r>
    </w:p>
    <w:p w:rsidR="00191CF9" w:rsidRPr="00191CF9" w:rsidRDefault="00191CF9" w:rsidP="00EF41FA">
      <w:pPr>
        <w:pStyle w:val="ParrafoTESIS"/>
      </w:pPr>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BD0AFF" w:rsidRPr="00BD0AFF" w:rsidRDefault="00065812" w:rsidP="00EF41FA">
      <w:pPr>
        <w:pStyle w:val="ParrafoTESIS"/>
      </w:pPr>
      <w:r w:rsidRPr="00A8165C">
        <w:rPr>
          <w:b/>
        </w:rPr>
        <w:t>1.005V C1 - Inyección en nodo NDOUT:</w:t>
      </w:r>
      <w:r w:rsidR="00A8165C">
        <w:t xml:space="preserve"> </w:t>
      </w:r>
      <w:r w:rsidR="00BD0AFF">
        <w:t>El nodo afectado en este caso es el nodo de salida del comparador (NDOUT, segunda etapa del comparador).</w:t>
      </w:r>
    </w:p>
    <w:p w:rsidR="00A0265B" w:rsidRDefault="00A0265B" w:rsidP="00A8165C">
      <w:pPr>
        <w:pStyle w:val="Epgrafe"/>
        <w:jc w:val="center"/>
      </w:pPr>
      <w:r>
        <w:rPr>
          <w:noProof/>
          <w:lang w:eastAsia="es-AR"/>
        </w:rPr>
        <w:drawing>
          <wp:inline distT="0" distB="0" distL="0" distR="0">
            <wp:extent cx="5131277" cy="3240000"/>
            <wp:effectExtent l="1905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A0265B" w:rsidRDefault="00A0265B" w:rsidP="00A0265B">
      <w:pPr>
        <w:pStyle w:val="Epgrafe"/>
        <w:jc w:val="center"/>
      </w:pPr>
      <w:r>
        <w:t xml:space="preserve">Figura </w:t>
      </w:r>
      <w:fldSimple w:instr=" SEQ Figura \* ARABIC ">
        <w:r w:rsidR="00F412F5">
          <w:rPr>
            <w:noProof/>
          </w:rPr>
          <w:t>5</w:t>
        </w:r>
      </w:fldSimple>
      <w:r>
        <w:t xml:space="preserve">) </w:t>
      </w:r>
      <w:r w:rsidRPr="00F24654">
        <w:t xml:space="preserve">Inyección de la falla exponencial en el </w:t>
      </w:r>
      <w:proofErr w:type="spellStart"/>
      <w:r w:rsidRPr="00F24654">
        <w:t>drenador</w:t>
      </w:r>
      <w:proofErr w:type="spellEnd"/>
      <w:r w:rsidRPr="00F24654">
        <w:t xml:space="preserve"> del transistor P del nodo NDOUT.</w:t>
      </w:r>
    </w:p>
    <w:p w:rsidR="00A0265B" w:rsidRDefault="00A0265B" w:rsidP="00A0265B">
      <w:pPr>
        <w:jc w:val="center"/>
      </w:pPr>
      <w:r>
        <w:rPr>
          <w:noProof/>
          <w:lang w:eastAsia="es-AR"/>
        </w:rPr>
        <w:lastRenderedPageBreak/>
        <w:drawing>
          <wp:inline distT="0" distB="0" distL="0" distR="0">
            <wp:extent cx="5131277" cy="3240000"/>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065812" w:rsidRDefault="00065812" w:rsidP="00A8165C">
      <w:pPr>
        <w:pStyle w:val="Epgrafe"/>
        <w:jc w:val="center"/>
      </w:pPr>
      <w:r>
        <w:t xml:space="preserve">Figura </w:t>
      </w:r>
      <w:fldSimple w:instr=" SEQ Figura \* ARABIC ">
        <w:r w:rsidR="00F412F5">
          <w:rPr>
            <w:noProof/>
          </w:rPr>
          <w:t>6</w:t>
        </w:r>
      </w:fldSimple>
      <w:r>
        <w:t xml:space="preserve">) </w:t>
      </w:r>
      <w:r w:rsidR="00E60F65">
        <w:t xml:space="preserve">Inyección de la falla exponencial en el </w:t>
      </w:r>
      <w:proofErr w:type="spellStart"/>
      <w:r w:rsidR="00E60F65">
        <w:t>drenador</w:t>
      </w:r>
      <w:proofErr w:type="spellEnd"/>
      <w:r w:rsidR="00E60F65">
        <w:t xml:space="preserve"> del transistor </w:t>
      </w:r>
      <w:r w:rsidR="00A0265B">
        <w:t xml:space="preserve">N </w:t>
      </w:r>
      <w:r w:rsidR="00E60F65">
        <w:t>del nodo NDOUT.</w:t>
      </w:r>
    </w:p>
    <w:p w:rsidR="00612E32" w:rsidRDefault="00612E32" w:rsidP="00EF41FA">
      <w:pPr>
        <w:pStyle w:val="ParrafoTESIS"/>
      </w:pPr>
      <w:r>
        <w:t xml:space="preserve">La primera simulación afecta al transistor PMOS conectado al nodo. Este resulta ser el transistor sensible a los </w:t>
      </w:r>
      <w:proofErr w:type="spellStart"/>
      <w:r>
        <w:t>SET</w:t>
      </w:r>
      <w:r w:rsidR="00524359">
        <w:t>s</w:t>
      </w:r>
      <w:proofErr w:type="spellEnd"/>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w:t>
      </w:r>
      <w:r w:rsidRPr="00385AD4">
        <w:rPr>
          <w:highlight w:val="yellow"/>
          <w:rPrChange w:id="35" w:author="FABRICIO" w:date="2010-08-08T17:42:00Z">
            <w:rPr/>
          </w:rPrChange>
        </w:rPr>
        <w:t>no supera</w:t>
      </w:r>
      <w:r w:rsidR="004D1844" w:rsidRPr="00385AD4">
        <w:rPr>
          <w:highlight w:val="yellow"/>
          <w:rPrChange w:id="36" w:author="FABRICIO" w:date="2010-08-08T17:42:00Z">
            <w:rPr/>
          </w:rPrChange>
        </w:rPr>
        <w:t>n</w:t>
      </w:r>
      <w:r w:rsidRPr="00385AD4">
        <w:rPr>
          <w:highlight w:val="yellow"/>
          <w:rPrChange w:id="37" w:author="FABRICIO" w:date="2010-08-08T17:42:00Z">
            <w:rPr/>
          </w:rPrChange>
        </w:rPr>
        <w:t xml:space="preserve"> los límites </w:t>
      </w:r>
      <w:r w:rsidR="00524359" w:rsidRPr="00385AD4">
        <w:rPr>
          <w:highlight w:val="yellow"/>
          <w:rPrChange w:id="38" w:author="FABRICIO" w:date="2010-08-08T17:42:00Z">
            <w:rPr/>
          </w:rPrChange>
        </w:rPr>
        <w:t xml:space="preserve">especificados </w:t>
      </w:r>
      <w:r w:rsidRPr="00385AD4">
        <w:rPr>
          <w:highlight w:val="yellow"/>
          <w:rPrChange w:id="39" w:author="FABRICIO" w:date="2010-08-08T17:42:00Z">
            <w:rPr/>
          </w:rPrChange>
        </w:rPr>
        <w:t>para ser considerados un cambio de estado o un estado indeterminado.</w:t>
      </w:r>
    </w:p>
    <w:p w:rsidR="00CF740E" w:rsidRDefault="00CF740E" w:rsidP="00CF740E">
      <w:pPr>
        <w:pStyle w:val="ParrafoTESIS"/>
        <w:rPr>
          <w:b/>
        </w:rPr>
      </w:pPr>
      <w:r w:rsidRPr="00C81DD1">
        <w:rPr>
          <w:b/>
        </w:rPr>
        <w:t>1.315V C32 - Inyección en nodo NDOUT:</w:t>
      </w:r>
    </w:p>
    <w:p w:rsidR="001B2A6F" w:rsidRDefault="001B2A6F" w:rsidP="00CF740E">
      <w:pPr>
        <w:jc w:val="center"/>
      </w:pPr>
      <w:r>
        <w:rPr>
          <w:noProof/>
          <w:lang w:eastAsia="es-AR"/>
        </w:rPr>
        <w:drawing>
          <wp:inline distT="0" distB="0" distL="0" distR="0">
            <wp:extent cx="5142846" cy="3240000"/>
            <wp:effectExtent l="19050" t="0" r="654"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1B2A6F" w:rsidRDefault="001B2A6F" w:rsidP="00CF740E">
      <w:pPr>
        <w:pStyle w:val="Epgrafe"/>
        <w:jc w:val="center"/>
      </w:pPr>
      <w:r>
        <w:lastRenderedPageBreak/>
        <w:t xml:space="preserve">Figura </w:t>
      </w:r>
      <w:fldSimple w:instr=" SEQ Figura \* ARABIC ">
        <w:r w:rsidR="00F412F5">
          <w:rPr>
            <w:noProof/>
          </w:rPr>
          <w:t>7</w:t>
        </w:r>
      </w:fldSimple>
      <w:r>
        <w:t xml:space="preserve">) Inyección en </w:t>
      </w:r>
      <w:proofErr w:type="spellStart"/>
      <w:r>
        <w:t>drenador</w:t>
      </w:r>
      <w:proofErr w:type="spellEnd"/>
      <w:r>
        <w:t xml:space="preserve"> </w:t>
      </w:r>
      <w:r w:rsidR="00CF740E">
        <w:t>de</w:t>
      </w:r>
      <w:r>
        <w:t>l transistor</w:t>
      </w:r>
      <w:r w:rsidR="00CF740E">
        <w:t xml:space="preserve"> PMOS para el nodo NDOUT del comparador</w:t>
      </w:r>
      <w:r>
        <w:t xml:space="preserve"> C32.</w:t>
      </w:r>
    </w:p>
    <w:p w:rsidR="00CF740E" w:rsidRDefault="00CF740E" w:rsidP="00CF740E">
      <w:pPr>
        <w:jc w:val="both"/>
        <w:rPr>
          <w:b/>
        </w:rPr>
      </w:pPr>
      <w:r w:rsidRPr="00C81DD1">
        <w:rPr>
          <w:b/>
        </w:rPr>
        <w:t>1.</w:t>
      </w:r>
      <w:r>
        <w:rPr>
          <w:b/>
        </w:rPr>
        <w:t>625</w:t>
      </w:r>
      <w:r w:rsidRPr="00C81DD1">
        <w:rPr>
          <w:b/>
        </w:rPr>
        <w:t>V C</w:t>
      </w:r>
      <w:r>
        <w:rPr>
          <w:b/>
        </w:rPr>
        <w:t>6</w:t>
      </w:r>
      <w:r w:rsidRPr="00C81DD1">
        <w:rPr>
          <w:b/>
        </w:rPr>
        <w:t>3 - Inyección en nodo NDOUT:</w:t>
      </w:r>
    </w:p>
    <w:p w:rsidR="0079749C" w:rsidRDefault="001B2A6F" w:rsidP="00CF740E">
      <w:pPr>
        <w:jc w:val="center"/>
      </w:pPr>
      <w:r>
        <w:rPr>
          <w:noProof/>
          <w:lang w:eastAsia="es-AR"/>
        </w:rPr>
        <w:drawing>
          <wp:inline distT="0" distB="0" distL="0" distR="0">
            <wp:extent cx="5131811" cy="3240000"/>
            <wp:effectExtent l="1905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065812" w:rsidRDefault="004A448D" w:rsidP="00A8165C">
      <w:pPr>
        <w:pStyle w:val="Epgrafe"/>
        <w:jc w:val="center"/>
      </w:pPr>
      <w:r>
        <w:t xml:space="preserve">Figura </w:t>
      </w:r>
      <w:fldSimple w:instr=" SEQ Figura \* ARABIC ">
        <w:r w:rsidR="00F412F5">
          <w:rPr>
            <w:noProof/>
          </w:rPr>
          <w:t>8</w:t>
        </w:r>
      </w:fldSimple>
      <w:r>
        <w:t xml:space="preserve">) </w:t>
      </w:r>
      <w:r w:rsidR="00280090">
        <w:t xml:space="preserve">Inyección en </w:t>
      </w:r>
      <w:proofErr w:type="spellStart"/>
      <w:r w:rsidR="00280090">
        <w:t>drenador</w:t>
      </w:r>
      <w:proofErr w:type="spellEnd"/>
      <w:r w:rsidR="00280090">
        <w:t xml:space="preserve"> </w:t>
      </w:r>
      <w:r w:rsidR="00CF740E">
        <w:t>de</w:t>
      </w:r>
      <w:r w:rsidR="00281E44">
        <w:t>l</w:t>
      </w:r>
      <w:r w:rsidR="00CF740E">
        <w:t xml:space="preserve"> transistor PMOS para el nodo NDOUT del comparador</w:t>
      </w:r>
      <w:r w:rsidR="00E60F65">
        <w:t xml:space="preserve"> </w:t>
      </w:r>
      <w:r w:rsidR="00280090">
        <w:t>C63.</w:t>
      </w:r>
    </w:p>
    <w:p w:rsidR="00065812" w:rsidRDefault="00524359" w:rsidP="00A8165C">
      <w:pPr>
        <w:pStyle w:val="Ttulo4"/>
      </w:pPr>
      <w:r>
        <w:t xml:space="preserve">INYECCIÓN </w:t>
      </w:r>
      <w:r w:rsidR="00065812" w:rsidRPr="00BD0AFF">
        <w:t>RAMPA</w:t>
      </w:r>
    </w:p>
    <w:p w:rsidR="00495A92" w:rsidRPr="00495A92" w:rsidRDefault="00CF740E" w:rsidP="00EF41FA">
      <w:pPr>
        <w:pStyle w:val="ParrafoTESIS"/>
      </w:pPr>
      <w:r>
        <w:rPr>
          <w:b/>
        </w:rPr>
        <w:t>1.625</w:t>
      </w:r>
      <w:r w:rsidR="00065812" w:rsidRPr="00A8165C">
        <w:rPr>
          <w:b/>
        </w:rPr>
        <w:t>V C63 - Inyección en nodo NDPOS:</w:t>
      </w:r>
      <w:r w:rsidR="00A8165C">
        <w:t xml:space="preserve"> </w:t>
      </w:r>
      <w:r w:rsidR="00495A92">
        <w:t xml:space="preserve">La perturbación en el nodo NDPOS genera aumento y disminuciones de la tensión de salida, pero no </w:t>
      </w:r>
      <w:r w:rsidR="002E54AA">
        <w:t>produce</w:t>
      </w:r>
      <w:r w:rsidR="00495A92">
        <w:t xml:space="preserve"> un cambio de estado. Este nodo es la conexión entre la primer y segunda etapa del comparador (salida de la etapa diferencial del comparador</w:t>
      </w:r>
      <w:r w:rsidR="00524359">
        <w:t>).</w:t>
      </w:r>
    </w:p>
    <w:p w:rsidR="00BA1240" w:rsidRDefault="00BA1240" w:rsidP="00A8165C">
      <w:pPr>
        <w:pStyle w:val="Epgrafe"/>
        <w:jc w:val="center"/>
      </w:pPr>
      <w:r>
        <w:rPr>
          <w:noProof/>
          <w:lang w:eastAsia="es-AR"/>
        </w:rPr>
        <w:drawing>
          <wp:inline distT="0" distB="0" distL="0" distR="0">
            <wp:extent cx="5131811" cy="3240000"/>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BA1240" w:rsidRPr="00BA1240" w:rsidRDefault="00BA1240" w:rsidP="00BA1240">
      <w:pPr>
        <w:pStyle w:val="Epgrafe"/>
      </w:pPr>
      <w:r>
        <w:lastRenderedPageBreak/>
        <w:t xml:space="preserve">Figura </w:t>
      </w:r>
      <w:fldSimple w:instr=" SEQ Figura \* ARABIC ">
        <w:r w:rsidR="00F412F5">
          <w:rPr>
            <w:noProof/>
          </w:rPr>
          <w:t>9</w:t>
        </w:r>
      </w:fldSimple>
      <w:r>
        <w:t>)</w:t>
      </w:r>
      <w:r w:rsidRPr="00BA1240">
        <w:t xml:space="preserve"> </w:t>
      </w:r>
      <w:r>
        <w:t>Inyección de falla tipo rampa para comparador C63 PMOS en el nodo NDPOS.</w:t>
      </w:r>
    </w:p>
    <w:p w:rsidR="00065812" w:rsidRPr="00E249B9" w:rsidRDefault="00BA1240" w:rsidP="00A8165C">
      <w:pPr>
        <w:pStyle w:val="Epgrafe"/>
        <w:jc w:val="center"/>
      </w:pPr>
      <w:r>
        <w:rPr>
          <w:noProof/>
          <w:lang w:eastAsia="es-AR"/>
        </w:rPr>
        <w:drawing>
          <wp:inline distT="0" distB="0" distL="0" distR="0">
            <wp:extent cx="5131811" cy="3240000"/>
            <wp:effectExtent l="1905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r w:rsidR="00FB60A0">
        <w:t xml:space="preserve">Figura </w:t>
      </w:r>
      <w:fldSimple w:instr=" SEQ Figura \* ARABIC ">
        <w:r w:rsidR="00F412F5">
          <w:rPr>
            <w:noProof/>
          </w:rPr>
          <w:t>10</w:t>
        </w:r>
      </w:fldSimple>
      <w:r w:rsidR="00FB60A0">
        <w:t xml:space="preserve">) </w:t>
      </w:r>
      <w:r>
        <w:t>Inyección de falla tipo rampa para comparador C63 NMOS en el nodo NDPOS.</w:t>
      </w:r>
    </w:p>
    <w:p w:rsidR="00065812" w:rsidRPr="00A8165C" w:rsidRDefault="00065812" w:rsidP="00EF41FA">
      <w:pPr>
        <w:pStyle w:val="ParrafoTESIS"/>
      </w:pPr>
      <w:r w:rsidRPr="00A8165C">
        <w:t>1.62</w:t>
      </w:r>
      <w:r w:rsidR="00CF740E">
        <w:t>5</w:t>
      </w:r>
      <w:r w:rsidRPr="00A8165C">
        <w:t>V C63 - Inyección en nodo NDOUT:</w:t>
      </w:r>
    </w:p>
    <w:p w:rsidR="00BA1240" w:rsidRDefault="00BA1240" w:rsidP="00A8165C">
      <w:pPr>
        <w:pStyle w:val="Epgrafe"/>
        <w:jc w:val="center"/>
        <w:rPr>
          <w:b w:val="0"/>
          <w:bCs w:val="0"/>
        </w:rPr>
      </w:pPr>
      <w:r>
        <w:rPr>
          <w:noProof/>
          <w:lang w:eastAsia="es-AR"/>
        </w:rPr>
        <w:drawing>
          <wp:inline distT="0" distB="0" distL="0" distR="0">
            <wp:extent cx="5131811" cy="3240000"/>
            <wp:effectExtent l="1905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BA1240" w:rsidRDefault="00BA1240" w:rsidP="00BA1240">
      <w:pPr>
        <w:pStyle w:val="Epgrafe"/>
        <w:jc w:val="center"/>
        <w:rPr>
          <w:b w:val="0"/>
          <w:bCs w:val="0"/>
        </w:rPr>
      </w:pPr>
      <w:r>
        <w:t xml:space="preserve">Figura </w:t>
      </w:r>
      <w:fldSimple w:instr=" SEQ Figura \* ARABIC ">
        <w:r w:rsidR="00F412F5">
          <w:rPr>
            <w:noProof/>
          </w:rPr>
          <w:t>11</w:t>
        </w:r>
      </w:fldSimple>
      <w:r>
        <w:t>) Inyección de falla tipo rampa para comparador C63 PMOS en el nodo NDOUT.</w:t>
      </w:r>
    </w:p>
    <w:p w:rsidR="00BA1240" w:rsidRDefault="00BA1240" w:rsidP="00A8165C">
      <w:pPr>
        <w:pStyle w:val="Epgrafe"/>
        <w:jc w:val="center"/>
        <w:rPr>
          <w:b w:val="0"/>
          <w:bCs w:val="0"/>
        </w:rPr>
      </w:pPr>
      <w:r>
        <w:rPr>
          <w:noProof/>
          <w:lang w:eastAsia="es-AR"/>
        </w:rPr>
        <w:lastRenderedPageBreak/>
        <w:drawing>
          <wp:inline distT="0" distB="0" distL="0" distR="0">
            <wp:extent cx="5131811" cy="3240000"/>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CD413F" w:rsidRPr="00E249B9" w:rsidRDefault="0069512F" w:rsidP="00A8165C">
      <w:pPr>
        <w:pStyle w:val="Epgrafe"/>
        <w:jc w:val="center"/>
      </w:pPr>
      <w:r>
        <w:t xml:space="preserve">Figura </w:t>
      </w:r>
      <w:fldSimple w:instr=" SEQ Figura \* ARABIC ">
        <w:r w:rsidR="00F412F5">
          <w:rPr>
            <w:noProof/>
          </w:rPr>
          <w:t>12</w:t>
        </w:r>
      </w:fldSimple>
      <w:r>
        <w:t xml:space="preserve">) </w:t>
      </w:r>
      <w:r w:rsidR="00CD413F">
        <w:t>Inyección de falla tipo rampa para comparador</w:t>
      </w:r>
      <w:r w:rsidR="00BA1240">
        <w:t xml:space="preserve"> C63 </w:t>
      </w:r>
      <w:r w:rsidR="00CD413F">
        <w:t>NMOS</w:t>
      </w:r>
      <w:r w:rsidR="00BA1240">
        <w:t xml:space="preserve"> en el </w:t>
      </w:r>
      <w:r w:rsidR="00B62301">
        <w:t>nodo NDOUT.</w:t>
      </w:r>
    </w:p>
    <w:p w:rsidR="009F4A90" w:rsidRDefault="00495A92" w:rsidP="00EF41FA">
      <w:pPr>
        <w:pStyle w:val="ParrafoTESIS"/>
      </w:pPr>
      <w:r>
        <w:t xml:space="preserve">Finalizada la </w:t>
      </w:r>
      <w:r w:rsidR="001E7F1A">
        <w:t>inyección de la perturbación tipo rampa,</w:t>
      </w:r>
      <w:r w:rsidR="000D0D6B">
        <w:t xml:space="preserve"> se</w:t>
      </w:r>
      <w:r w:rsidR="001E7F1A">
        <w:t xml:space="preserve"> observa que el drenador del transistor PMOS M12 sigue siendo el punto propenso a producir errores (cambios de estado)</w:t>
      </w:r>
      <w:r w:rsidR="00C71984">
        <w:t xml:space="preserve"> en los 3 comparadores.</w:t>
      </w:r>
    </w:p>
    <w:p w:rsidR="009F4A90" w:rsidRDefault="009F4A90">
      <w:pPr>
        <w:rPr>
          <w:rFonts w:cstheme="minorHAnsi"/>
        </w:rPr>
      </w:pPr>
      <w:r>
        <w:br w:type="page"/>
      </w:r>
    </w:p>
    <w:p w:rsidR="009F4A90" w:rsidRDefault="009F4A90" w:rsidP="00EF41FA">
      <w:pPr>
        <w:pStyle w:val="ParrafoTESIS"/>
      </w:pPr>
      <w:r>
        <w:lastRenderedPageBreak/>
        <w:t>SISTEMATIZACIÓN DE RESULTADOS</w:t>
      </w:r>
    </w:p>
    <w:p w:rsidR="009F4A90" w:rsidDel="00AF4452" w:rsidRDefault="009F4A90" w:rsidP="009F4A90">
      <w:pPr>
        <w:pStyle w:val="ParrafoTESIS"/>
        <w:rPr>
          <w:del w:id="40" w:author="FABRICIO" w:date="2010-08-08T18:24:00Z"/>
        </w:rPr>
      </w:pPr>
      <w:del w:id="41" w:author="FABRICIO" w:date="2010-08-08T18:14:00Z">
        <w:r w:rsidDel="009F4A90">
          <w:delText>A continuación se presentan las tablas de resultados de las simulaciones para la inyección exponencial.</w:delText>
        </w:r>
      </w:del>
      <w:ins w:id="42" w:author="FABRICIO" w:date="2010-08-08T18:14:00Z">
        <w:r>
          <w:t>Los resultados de la</w:t>
        </w:r>
      </w:ins>
      <w:ins w:id="43" w:author="FABRICIO" w:date="2010-08-08T18:22:00Z">
        <w:r w:rsidR="00AF4452">
          <w:t>s</w:t>
        </w:r>
      </w:ins>
      <w:ins w:id="44" w:author="FABRICIO" w:date="2010-08-08T18:14:00Z">
        <w:r>
          <w:t xml:space="preserve"> campaña</w:t>
        </w:r>
      </w:ins>
      <w:ins w:id="45" w:author="FABRICIO" w:date="2010-08-08T18:22:00Z">
        <w:r w:rsidR="00AF4452">
          <w:t>s</w:t>
        </w:r>
      </w:ins>
      <w:ins w:id="46" w:author="FABRICIO" w:date="2010-08-08T18:14:00Z">
        <w:r>
          <w:t xml:space="preserve"> de </w:t>
        </w:r>
        <w:r>
          <w:t>inyección</w:t>
        </w:r>
        <w:r>
          <w:t xml:space="preserve"> de la falla</w:t>
        </w:r>
      </w:ins>
      <w:ins w:id="47" w:author="FABRICIO" w:date="2010-08-08T18:22:00Z">
        <w:r w:rsidR="00AF4452">
          <w:t xml:space="preserve">s se presentan a </w:t>
        </w:r>
        <w:r w:rsidR="00AF4452">
          <w:t>continuación</w:t>
        </w:r>
        <w:r w:rsidR="00AF4452">
          <w:t xml:space="preserve">. En </w:t>
        </w:r>
      </w:ins>
      <w:ins w:id="48" w:author="FABRICIO" w:date="2010-08-08T18:14:00Z">
        <w:r>
          <w:t xml:space="preserve">las </w:t>
        </w:r>
      </w:ins>
      <w:ins w:id="49" w:author="FABRICIO" w:date="2010-08-08T18:20:00Z">
        <w:r w:rsidR="00AF4452">
          <w:fldChar w:fldCharType="begin"/>
        </w:r>
        <w:r w:rsidR="00AF4452">
          <w:instrText xml:space="preserve"> REF _Ref269054959 \h </w:instrText>
        </w:r>
      </w:ins>
      <w:r w:rsidR="00AF4452">
        <w:fldChar w:fldCharType="separate"/>
      </w:r>
      <w:ins w:id="50" w:author="FABRICIO" w:date="2010-08-08T18:21:00Z">
        <w:r w:rsidR="00AF4452">
          <w:t>f</w:t>
        </w:r>
      </w:ins>
      <w:ins w:id="51" w:author="FABRICIO" w:date="2010-08-08T18:20:00Z">
        <w:r w:rsidR="00AF4452">
          <w:t>igura</w:t>
        </w:r>
      </w:ins>
      <w:ins w:id="52" w:author="FABRICIO" w:date="2010-08-08T18:21:00Z">
        <w:r w:rsidR="00AF4452">
          <w:t>s</w:t>
        </w:r>
      </w:ins>
      <w:ins w:id="53" w:author="FABRICIO" w:date="2010-08-08T18:20:00Z">
        <w:r w:rsidR="00AF4452">
          <w:t xml:space="preserve"> </w:t>
        </w:r>
        <w:r w:rsidR="00AF4452">
          <w:rPr>
            <w:noProof/>
          </w:rPr>
          <w:t>13</w:t>
        </w:r>
        <w:r w:rsidR="00AF4452">
          <w:fldChar w:fldCharType="end"/>
        </w:r>
      </w:ins>
      <w:ins w:id="54" w:author="FABRICIO" w:date="2010-08-08T18:21:00Z">
        <w:r w:rsidR="00AF4452">
          <w:t xml:space="preserve">, </w:t>
        </w:r>
      </w:ins>
      <w:ins w:id="55" w:author="FABRICIO" w:date="2010-08-08T18:20:00Z">
        <w:r w:rsidR="00AF4452">
          <w:fldChar w:fldCharType="begin"/>
        </w:r>
        <w:r w:rsidR="00AF4452">
          <w:instrText xml:space="preserve"> REF _Ref269054962 \h </w:instrText>
        </w:r>
      </w:ins>
      <w:r w:rsidR="00AF4452">
        <w:fldChar w:fldCharType="separate"/>
      </w:r>
      <w:ins w:id="56" w:author="FABRICIO" w:date="2010-08-08T18:20:00Z">
        <w:r w:rsidR="00AF4452">
          <w:rPr>
            <w:noProof/>
          </w:rPr>
          <w:t>14</w:t>
        </w:r>
        <w:r w:rsidR="00AF4452">
          <w:fldChar w:fldCharType="end"/>
        </w:r>
        <w:r w:rsidR="00AF4452">
          <w:t xml:space="preserve"> y </w:t>
        </w:r>
        <w:r w:rsidR="00AF4452">
          <w:fldChar w:fldCharType="begin"/>
        </w:r>
        <w:r w:rsidR="00AF4452">
          <w:instrText xml:space="preserve"> REF _Ref269054963 \h </w:instrText>
        </w:r>
      </w:ins>
      <w:r w:rsidR="00AF4452">
        <w:fldChar w:fldCharType="separate"/>
      </w:r>
      <w:ins w:id="57" w:author="FABRICIO" w:date="2010-08-08T18:20:00Z">
        <w:r w:rsidR="00AF4452">
          <w:rPr>
            <w:noProof/>
          </w:rPr>
          <w:t>15</w:t>
        </w:r>
        <w:r w:rsidR="00AF4452">
          <w:fldChar w:fldCharType="end"/>
        </w:r>
      </w:ins>
      <w:ins w:id="58" w:author="FABRICIO" w:date="2010-08-08T18:21:00Z">
        <w:r w:rsidR="00AF4452">
          <w:t xml:space="preserve"> </w:t>
        </w:r>
      </w:ins>
      <w:ins w:id="59" w:author="FABRICIO" w:date="2010-08-08T18:22:00Z">
        <w:r w:rsidR="00AF4452">
          <w:t xml:space="preserve">se ilustran los resultados obtenidos a partir de la </w:t>
        </w:r>
      </w:ins>
      <w:ins w:id="60" w:author="FABRICIO" w:date="2010-08-08T18:23:00Z">
        <w:r w:rsidR="00AF4452">
          <w:t>inyección</w:t>
        </w:r>
      </w:ins>
      <w:ins w:id="61" w:author="FABRICIO" w:date="2010-08-08T18:22:00Z">
        <w:r w:rsidR="00AF4452">
          <w:t xml:space="preserve"> </w:t>
        </w:r>
      </w:ins>
      <w:ins w:id="62" w:author="FABRICIO" w:date="2010-08-08T18:23:00Z">
        <w:r w:rsidR="00AF4452">
          <w:t xml:space="preserve">de la falla exponencial, y en las </w:t>
        </w:r>
        <w:r w:rsidR="00AF4452">
          <w:fldChar w:fldCharType="begin"/>
        </w:r>
        <w:r w:rsidR="00AF4452">
          <w:instrText xml:space="preserve"> REF _Ref269055133 \h </w:instrText>
        </w:r>
      </w:ins>
      <w:r w:rsidR="00AF4452">
        <w:fldChar w:fldCharType="separate"/>
      </w:r>
      <w:ins w:id="63" w:author="FABRICIO" w:date="2010-08-08T18:23:00Z">
        <w:r w:rsidR="00AF4452">
          <w:t>f</w:t>
        </w:r>
        <w:r w:rsidR="00AF4452">
          <w:t xml:space="preserve">igura </w:t>
        </w:r>
        <w:r w:rsidR="00AF4452">
          <w:rPr>
            <w:noProof/>
          </w:rPr>
          <w:t>16</w:t>
        </w:r>
        <w:r w:rsidR="00AF4452">
          <w:fldChar w:fldCharType="end"/>
        </w:r>
        <w:r w:rsidR="00AF4452">
          <w:t xml:space="preserve">, </w:t>
        </w:r>
        <w:r w:rsidR="00AF4452">
          <w:fldChar w:fldCharType="begin"/>
        </w:r>
        <w:r w:rsidR="00AF4452">
          <w:instrText xml:space="preserve"> REF _Ref269055136 \h </w:instrText>
        </w:r>
      </w:ins>
      <w:r w:rsidR="00AF4452">
        <w:fldChar w:fldCharType="separate"/>
      </w:r>
      <w:ins w:id="64" w:author="FABRICIO" w:date="2010-08-08T18:23:00Z">
        <w:r w:rsidR="00AF4452">
          <w:rPr>
            <w:noProof/>
          </w:rPr>
          <w:t>17</w:t>
        </w:r>
        <w:r w:rsidR="00AF4452">
          <w:fldChar w:fldCharType="end"/>
        </w:r>
        <w:r w:rsidR="00AF4452">
          <w:t xml:space="preserve"> y </w:t>
        </w:r>
        <w:r w:rsidR="00AF4452">
          <w:fldChar w:fldCharType="begin"/>
        </w:r>
        <w:r w:rsidR="00AF4452">
          <w:instrText xml:space="preserve"> REF _Ref268187946 \h </w:instrText>
        </w:r>
      </w:ins>
      <w:r w:rsidR="00AF4452">
        <w:fldChar w:fldCharType="separate"/>
      </w:r>
      <w:ins w:id="65" w:author="FABRICIO" w:date="2010-08-08T18:23:00Z">
        <w:r w:rsidR="00AF4452">
          <w:rPr>
            <w:noProof/>
          </w:rPr>
          <w:t>18</w:t>
        </w:r>
        <w:r w:rsidR="00AF4452">
          <w:fldChar w:fldCharType="end"/>
        </w:r>
      </w:ins>
      <w:ins w:id="66" w:author="FABRICIO" w:date="2010-08-08T18:21:00Z">
        <w:r w:rsidR="00AF4452">
          <w:t xml:space="preserve"> </w:t>
        </w:r>
      </w:ins>
      <w:ins w:id="67" w:author="FABRICIO" w:date="2010-08-08T18:24:00Z">
        <w:r w:rsidR="00AF4452">
          <w:t xml:space="preserve">los de la </w:t>
        </w:r>
        <w:r w:rsidR="00AF4452">
          <w:t>inyección</w:t>
        </w:r>
        <w:r w:rsidR="00AF4452">
          <w:t xml:space="preserve"> de la falla trapezoidal (o rampa).</w:t>
        </w:r>
      </w:ins>
    </w:p>
    <w:p w:rsidR="009F4A90" w:rsidRDefault="009F4A90" w:rsidP="009F4A90">
      <w:pPr>
        <w:pStyle w:val="ParrafoTESIS"/>
      </w:pPr>
      <w:r>
        <w:t>En el eje vertical de la</w:t>
      </w:r>
      <w:ins w:id="68" w:author="FABRICIO" w:date="2010-08-08T18:24:00Z">
        <w:r w:rsidR="00AF4452">
          <w:t>s</w:t>
        </w:r>
      </w:ins>
      <w:r>
        <w:t xml:space="preserve"> gráfica</w:t>
      </w:r>
      <w:ins w:id="69" w:author="FABRICIO" w:date="2010-08-08T18:24:00Z">
        <w:r w:rsidR="00AF4452">
          <w:t>s</w:t>
        </w:r>
      </w:ins>
      <w:r>
        <w:t xml:space="preserve"> se representa la variación total de la tensión del nodo causada por la perturbación </w:t>
      </w:r>
      <w:del w:id="70" w:author="FABRICIO" w:date="2010-08-08T17:43:00Z">
        <w:r w:rsidDel="00385AD4">
          <w:delText xml:space="preserve"> </w:delText>
        </w:r>
      </w:del>
      <w:r>
        <w:t>con respecto a su punto de reposo (en escala logarítmica), y en el eje horizontal, la duración del de la perturbación en el nodo inyectado (se encuentra graficado los 2nS en los cuales el sistema se encuentra en reposo, sin ser alterado externamente). Los distintos colores en la</w:t>
      </w:r>
      <w:ins w:id="71" w:author="FABRICIO" w:date="2010-08-08T18:25:00Z">
        <w:r w:rsidR="00AF4452">
          <w:t>s</w:t>
        </w:r>
      </w:ins>
      <w:r>
        <w:t xml:space="preserve"> gr</w:t>
      </w:r>
      <w:ins w:id="72" w:author="FABRICIO" w:date="2010-08-08T17:42:00Z">
        <w:r>
          <w:t>á</w:t>
        </w:r>
      </w:ins>
      <w:del w:id="73" w:author="FABRICIO" w:date="2010-08-08T17:42:00Z">
        <w:r w:rsidDel="00385AD4">
          <w:delText>a</w:delText>
        </w:r>
      </w:del>
      <w:r>
        <w:t>fica</w:t>
      </w:r>
      <w:ins w:id="74" w:author="FABRICIO" w:date="2010-08-08T18:25:00Z">
        <w:r w:rsidR="00AF4452">
          <w:t>s</w:t>
        </w:r>
      </w:ins>
      <w:r>
        <w:t xml:space="preserve"> representan a cada una de las condiciones de tensión de entrada utilizadas durante la inyección (dos inferiores y dos superiores a la tensión de referencia especificada como </w:t>
      </w:r>
      <w:proofErr w:type="spellStart"/>
      <w:r>
        <w:t>V</w:t>
      </w:r>
      <w:r w:rsidRPr="00AF4452">
        <w:rPr>
          <w:vertAlign w:val="subscript"/>
          <w:rPrChange w:id="75" w:author="FABRICIO" w:date="2010-08-08T18:25:00Z">
            <w:rPr/>
          </w:rPrChange>
        </w:rPr>
        <w:t>ref</w:t>
      </w:r>
      <w:proofErr w:type="spellEnd"/>
      <w:r>
        <w:t>).</w:t>
      </w:r>
    </w:p>
    <w:p w:rsidR="0024189F" w:rsidRPr="00A8165C" w:rsidDel="00007860" w:rsidRDefault="0024189F" w:rsidP="0024189F">
      <w:pPr>
        <w:pStyle w:val="ParrafoTESIS"/>
        <w:ind w:left="0"/>
        <w:rPr>
          <w:del w:id="76" w:author="FABRICIO" w:date="2010-08-08T19:13:00Z"/>
          <w:b/>
        </w:rPr>
      </w:pPr>
      <w:del w:id="77" w:author="FABRICIO" w:date="2010-08-08T19:13:00Z">
        <w:r w:rsidRPr="00A8165C" w:rsidDel="00007860">
          <w:rPr>
            <w:b/>
          </w:rPr>
          <w:delText>Fallas observadas: M12</w:delText>
        </w:r>
      </w:del>
    </w:p>
    <w:p w:rsidR="0024189F" w:rsidDel="00007860" w:rsidRDefault="0024189F" w:rsidP="0024189F">
      <w:pPr>
        <w:pStyle w:val="Prrafodelista"/>
        <w:numPr>
          <w:ilvl w:val="0"/>
          <w:numId w:val="11"/>
        </w:numPr>
        <w:spacing w:after="0" w:line="360" w:lineRule="auto"/>
        <w:rPr>
          <w:del w:id="78" w:author="FABRICIO" w:date="2010-08-08T19:13:00Z"/>
          <w:i/>
        </w:rPr>
      </w:pPr>
      <w:del w:id="79" w:author="FABRICIO" w:date="2010-08-08T19:13:00Z">
        <w:r w:rsidDel="00007860">
          <w:rPr>
            <w:i/>
          </w:rPr>
          <w:delText>AMARILLO</w:delText>
        </w:r>
      </w:del>
    </w:p>
    <w:p w:rsidR="0024189F" w:rsidDel="00007860" w:rsidRDefault="0024189F" w:rsidP="0024189F">
      <w:pPr>
        <w:spacing w:after="0"/>
        <w:ind w:left="1416"/>
        <w:rPr>
          <w:del w:id="80" w:author="FABRICIO" w:date="2010-08-08T19:13:00Z"/>
          <w:i/>
        </w:rPr>
      </w:pPr>
      <w:del w:id="81" w:author="FABRICIO" w:date="2010-08-08T19:13:00Z">
        <w:r w:rsidRPr="003D002D" w:rsidDel="00007860">
          <w:rPr>
            <w:i/>
            <w:u w:val="single"/>
          </w:rPr>
          <w:delText>Variación</w:delText>
        </w:r>
        <w:r w:rsidRPr="003D002D" w:rsidDel="00007860">
          <w:rPr>
            <w:i/>
          </w:rPr>
          <w:delText>: 180 veces mayor a la tensión sin falla</w:delText>
        </w:r>
        <w:r w:rsidDel="00007860">
          <w:rPr>
            <w:i/>
          </w:rPr>
          <w:delText xml:space="preserve"> inyectada.</w:delText>
        </w:r>
      </w:del>
    </w:p>
    <w:p w:rsidR="0024189F" w:rsidRPr="003D002D" w:rsidDel="00007860" w:rsidRDefault="0024189F" w:rsidP="0024189F">
      <w:pPr>
        <w:spacing w:after="0"/>
        <w:ind w:left="1416"/>
        <w:rPr>
          <w:del w:id="82" w:author="FABRICIO" w:date="2010-08-08T19:13:00Z"/>
          <w:i/>
        </w:rPr>
      </w:pPr>
      <w:del w:id="83" w:author="FABRICIO" w:date="2010-08-08T19:13:00Z">
        <w:r w:rsidRPr="003D002D" w:rsidDel="00007860">
          <w:rPr>
            <w:i/>
            <w:u w:val="single"/>
          </w:rPr>
          <w:delText>Duración</w:delText>
        </w:r>
        <w:r w:rsidRPr="003D002D" w:rsidDel="00007860">
          <w:rPr>
            <w:i/>
          </w:rPr>
          <w:delText>: 48nS hasta recuperar tensión inicial.</w:delText>
        </w:r>
      </w:del>
    </w:p>
    <w:p w:rsidR="0024189F" w:rsidRPr="003D002D" w:rsidDel="00007860" w:rsidRDefault="0024189F" w:rsidP="0024189F">
      <w:pPr>
        <w:pStyle w:val="Prrafodelista"/>
        <w:numPr>
          <w:ilvl w:val="0"/>
          <w:numId w:val="11"/>
        </w:numPr>
        <w:spacing w:before="120" w:after="0" w:line="360" w:lineRule="auto"/>
        <w:ind w:left="391" w:hanging="357"/>
        <w:rPr>
          <w:del w:id="84" w:author="FABRICIO" w:date="2010-08-08T19:13:00Z"/>
          <w:i/>
        </w:rPr>
      </w:pPr>
      <w:del w:id="85" w:author="FABRICIO" w:date="2010-08-08T19:13:00Z">
        <w:r w:rsidDel="00007860">
          <w:rPr>
            <w:i/>
          </w:rPr>
          <w:delText>VIOLETA</w:delText>
        </w:r>
      </w:del>
    </w:p>
    <w:p w:rsidR="0024189F" w:rsidDel="00007860" w:rsidRDefault="0024189F" w:rsidP="0024189F">
      <w:pPr>
        <w:spacing w:after="0"/>
        <w:ind w:left="1416"/>
        <w:rPr>
          <w:del w:id="86" w:author="FABRICIO" w:date="2010-08-08T19:13:00Z"/>
          <w:i/>
        </w:rPr>
      </w:pPr>
      <w:del w:id="87" w:author="FABRICIO" w:date="2010-08-08T19:13:00Z">
        <w:r w:rsidRPr="003D002D" w:rsidDel="00007860">
          <w:rPr>
            <w:i/>
            <w:u w:val="single"/>
          </w:rPr>
          <w:delText>Variación</w:delText>
        </w:r>
        <w:r w:rsidRPr="003D002D" w:rsidDel="00007860">
          <w:rPr>
            <w:i/>
          </w:rPr>
          <w:delText>: 55 veces mayor a la tensión sin falla</w:delText>
        </w:r>
        <w:r w:rsidDel="00007860">
          <w:rPr>
            <w:i/>
          </w:rPr>
          <w:delText xml:space="preserve"> inyectada.</w:delText>
        </w:r>
      </w:del>
    </w:p>
    <w:p w:rsidR="0024189F" w:rsidRPr="00441933" w:rsidDel="00007860" w:rsidRDefault="0024189F" w:rsidP="0024189F">
      <w:pPr>
        <w:spacing w:after="0"/>
        <w:ind w:left="1416"/>
        <w:rPr>
          <w:del w:id="88" w:author="FABRICIO" w:date="2010-08-08T19:13:00Z"/>
          <w:i/>
        </w:rPr>
      </w:pPr>
      <w:del w:id="89" w:author="FABRICIO" w:date="2010-08-08T19:13:00Z">
        <w:r w:rsidRPr="003D002D" w:rsidDel="00007860">
          <w:rPr>
            <w:i/>
            <w:u w:val="single"/>
          </w:rPr>
          <w:delText>Duración</w:delText>
        </w:r>
        <w:r w:rsidRPr="003D002D" w:rsidDel="00007860">
          <w:rPr>
            <w:i/>
          </w:rPr>
          <w:delText>: 46nS hasta recuperar tensión inicial.</w:delText>
        </w:r>
      </w:del>
    </w:p>
    <w:p w:rsidR="009F4A90" w:rsidRDefault="009F4A90" w:rsidP="00F7146C">
      <w:pPr>
        <w:pStyle w:val="ParrafoTESIS"/>
        <w:ind w:left="0"/>
        <w:jc w:val="center"/>
        <w:rPr>
          <w:b/>
        </w:rPr>
      </w:pPr>
      <w:r w:rsidRPr="000A1F95">
        <w:rPr>
          <w:noProof/>
          <w:lang w:eastAsia="es-AR"/>
        </w:rPr>
        <w:drawing>
          <wp:inline distT="0" distB="0" distL="0" distR="0">
            <wp:extent cx="4201959" cy="3240000"/>
            <wp:effectExtent l="19050" t="19050" r="27141" b="1755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201959" cy="3240000"/>
                    </a:xfrm>
                    <a:prstGeom prst="rect">
                      <a:avLst/>
                    </a:prstGeom>
                    <a:noFill/>
                    <a:ln w="9525">
                      <a:solidFill>
                        <a:schemeClr val="accent1"/>
                      </a:solidFill>
                      <a:miter lim="800000"/>
                      <a:headEnd/>
                      <a:tailEnd/>
                    </a:ln>
                  </pic:spPr>
                </pic:pic>
              </a:graphicData>
            </a:graphic>
          </wp:inline>
        </w:drawing>
      </w:r>
    </w:p>
    <w:p w:rsidR="009F4A90" w:rsidRDefault="00F412F5" w:rsidP="00F7146C">
      <w:pPr>
        <w:pStyle w:val="Epgrafe"/>
        <w:jc w:val="center"/>
        <w:rPr>
          <w:b w:val="0"/>
        </w:rPr>
      </w:pPr>
      <w:bookmarkStart w:id="90" w:name="_Ref269054959"/>
      <w:r>
        <w:t xml:space="preserve">Figura </w:t>
      </w:r>
      <w:r>
        <w:fldChar w:fldCharType="begin"/>
      </w:r>
      <w:r>
        <w:instrText xml:space="preserve"> SEQ Figura \* ARABIC </w:instrText>
      </w:r>
      <w:r>
        <w:fldChar w:fldCharType="separate"/>
      </w:r>
      <w:r>
        <w:rPr>
          <w:noProof/>
        </w:rPr>
        <w:t>13</w:t>
      </w:r>
      <w:r>
        <w:fldChar w:fldCharType="end"/>
      </w:r>
      <w:bookmarkEnd w:id="90"/>
      <w:r>
        <w:t xml:space="preserve">) Gráfica de dispersión, </w:t>
      </w:r>
      <w:r>
        <w:t>inyección</w:t>
      </w:r>
      <w:r>
        <w:t xml:space="preserve"> de falla exponencial (</w:t>
      </w:r>
      <w:proofErr w:type="spellStart"/>
      <w:r>
        <w:t>V</w:t>
      </w:r>
      <w:r w:rsidRPr="00F7146C">
        <w:rPr>
          <w:vertAlign w:val="subscript"/>
        </w:rPr>
        <w:t>ref</w:t>
      </w:r>
      <w:proofErr w:type="spellEnd"/>
      <w:r>
        <w:t>=1.005V)</w:t>
      </w:r>
      <w:r>
        <w:t>.</w:t>
      </w:r>
    </w:p>
    <w:p w:rsidR="009F4A90" w:rsidRDefault="009F4A90" w:rsidP="00F7146C">
      <w:pPr>
        <w:spacing w:after="0"/>
        <w:jc w:val="center"/>
        <w:rPr>
          <w:i/>
        </w:rPr>
      </w:pPr>
      <w:r w:rsidRPr="000A1F95">
        <w:rPr>
          <w:noProof/>
          <w:lang w:eastAsia="es-AR"/>
        </w:rPr>
        <w:lastRenderedPageBreak/>
        <w:drawing>
          <wp:inline distT="0" distB="0" distL="0" distR="0">
            <wp:extent cx="4399927" cy="3240000"/>
            <wp:effectExtent l="19050" t="19050" r="19673" b="1755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399927" cy="3240000"/>
                    </a:xfrm>
                    <a:prstGeom prst="rect">
                      <a:avLst/>
                    </a:prstGeom>
                    <a:noFill/>
                    <a:ln w="9525">
                      <a:solidFill>
                        <a:schemeClr val="accent1"/>
                      </a:solidFill>
                      <a:miter lim="800000"/>
                      <a:headEnd/>
                      <a:tailEnd/>
                    </a:ln>
                  </pic:spPr>
                </pic:pic>
              </a:graphicData>
            </a:graphic>
          </wp:inline>
        </w:drawing>
      </w:r>
    </w:p>
    <w:p w:rsidR="00F412F5" w:rsidRDefault="00F412F5" w:rsidP="00F7146C">
      <w:pPr>
        <w:pStyle w:val="Epgrafe"/>
        <w:jc w:val="center"/>
        <w:rPr>
          <w:i/>
        </w:rPr>
      </w:pPr>
      <w:bookmarkStart w:id="91" w:name="_Ref269054962"/>
      <w:r>
        <w:t xml:space="preserve">Figura </w:t>
      </w:r>
      <w:fldSimple w:instr=" SEQ Figura \* ARABIC ">
        <w:r>
          <w:rPr>
            <w:noProof/>
          </w:rPr>
          <w:t>14</w:t>
        </w:r>
      </w:fldSimple>
      <w:bookmarkEnd w:id="91"/>
      <w:r>
        <w:t xml:space="preserve">) </w:t>
      </w:r>
      <w:r>
        <w:t xml:space="preserve">Gráfica de dispersión, </w:t>
      </w:r>
      <w:r>
        <w:t>inyección</w:t>
      </w:r>
      <w:r>
        <w:t xml:space="preserve"> de falla exponencial (</w:t>
      </w:r>
      <w:proofErr w:type="spellStart"/>
      <w:r>
        <w:t>V</w:t>
      </w:r>
      <w:r w:rsidRPr="00F7146C">
        <w:rPr>
          <w:vertAlign w:val="subscript"/>
        </w:rPr>
        <w:t>ref</w:t>
      </w:r>
      <w:proofErr w:type="spellEnd"/>
      <w:r>
        <w:t>=1.</w:t>
      </w:r>
      <w:r>
        <w:t>31</w:t>
      </w:r>
      <w:r>
        <w:t>5V)</w:t>
      </w:r>
      <w:r>
        <w:t>.</w:t>
      </w:r>
    </w:p>
    <w:p w:rsidR="0024189F" w:rsidRPr="00A8165C" w:rsidDel="00007860" w:rsidRDefault="0024189F" w:rsidP="0024189F">
      <w:pPr>
        <w:rPr>
          <w:del w:id="92" w:author="FABRICIO" w:date="2010-08-08T19:13:00Z"/>
        </w:rPr>
      </w:pPr>
      <w:del w:id="93" w:author="FABRICIO" w:date="2010-08-08T19:13:00Z">
        <w:r w:rsidRPr="00A8165C" w:rsidDel="00007860">
          <w:delText>Fallas observadas: M12</w:delText>
        </w:r>
      </w:del>
    </w:p>
    <w:p w:rsidR="0024189F" w:rsidDel="00007860" w:rsidRDefault="0024189F" w:rsidP="0024189F">
      <w:pPr>
        <w:rPr>
          <w:del w:id="94" w:author="FABRICIO" w:date="2010-08-08T19:13:00Z"/>
          <w:i/>
        </w:rPr>
      </w:pPr>
      <w:del w:id="95" w:author="FABRICIO" w:date="2010-08-08T19:13:00Z">
        <w:r w:rsidDel="00007860">
          <w:rPr>
            <w:i/>
          </w:rPr>
          <w:delText>AMARILLO</w:delText>
        </w:r>
      </w:del>
    </w:p>
    <w:p w:rsidR="0024189F" w:rsidDel="00007860" w:rsidRDefault="0024189F" w:rsidP="0024189F">
      <w:pPr>
        <w:rPr>
          <w:del w:id="96" w:author="FABRICIO" w:date="2010-08-08T19:13:00Z"/>
          <w:i/>
        </w:rPr>
      </w:pPr>
      <w:del w:id="97" w:author="FABRICIO" w:date="2010-08-08T19:13:00Z">
        <w:r w:rsidRPr="003D002D" w:rsidDel="00007860">
          <w:rPr>
            <w:i/>
            <w:u w:val="single"/>
          </w:rPr>
          <w:delText>Variación</w:delText>
        </w:r>
        <w:r w:rsidRPr="003D002D" w:rsidDel="00007860">
          <w:rPr>
            <w:i/>
          </w:rPr>
          <w:delText xml:space="preserve">: </w:delText>
        </w:r>
        <w:r w:rsidDel="00007860">
          <w:rPr>
            <w:i/>
          </w:rPr>
          <w:delText>100</w:delText>
        </w:r>
        <w:r w:rsidRPr="003D002D" w:rsidDel="00007860">
          <w:rPr>
            <w:i/>
          </w:rPr>
          <w:delText xml:space="preserve"> veces mayor a la tensión sin falla</w:delText>
        </w:r>
        <w:r w:rsidDel="00007860">
          <w:rPr>
            <w:i/>
          </w:rPr>
          <w:delText xml:space="preserve"> inyectada.</w:delText>
        </w:r>
      </w:del>
    </w:p>
    <w:p w:rsidR="0024189F" w:rsidRPr="003D002D" w:rsidDel="00007860" w:rsidRDefault="0024189F" w:rsidP="0024189F">
      <w:pPr>
        <w:rPr>
          <w:del w:id="98" w:author="FABRICIO" w:date="2010-08-08T19:13:00Z"/>
          <w:i/>
        </w:rPr>
      </w:pPr>
      <w:del w:id="99" w:author="FABRICIO" w:date="2010-08-08T19:13:00Z">
        <w:r w:rsidRPr="003D002D" w:rsidDel="00007860">
          <w:rPr>
            <w:i/>
            <w:u w:val="single"/>
          </w:rPr>
          <w:delText>Duración</w:delText>
        </w:r>
        <w:r w:rsidRPr="003D002D" w:rsidDel="00007860">
          <w:rPr>
            <w:i/>
          </w:rPr>
          <w:delText>: 48nS hasta recuperar tensión inicial.</w:delText>
        </w:r>
      </w:del>
    </w:p>
    <w:p w:rsidR="0024189F" w:rsidRPr="003D002D" w:rsidDel="00007860" w:rsidRDefault="0024189F" w:rsidP="0024189F">
      <w:pPr>
        <w:rPr>
          <w:del w:id="100" w:author="FABRICIO" w:date="2010-08-08T19:13:00Z"/>
          <w:i/>
        </w:rPr>
      </w:pPr>
      <w:del w:id="101" w:author="FABRICIO" w:date="2010-08-08T19:13:00Z">
        <w:r w:rsidDel="00007860">
          <w:rPr>
            <w:i/>
          </w:rPr>
          <w:delText>VIOLETA</w:delText>
        </w:r>
      </w:del>
    </w:p>
    <w:p w:rsidR="0024189F" w:rsidDel="00007860" w:rsidRDefault="0024189F" w:rsidP="0024189F">
      <w:pPr>
        <w:rPr>
          <w:del w:id="102" w:author="FABRICIO" w:date="2010-08-08T19:13:00Z"/>
          <w:i/>
        </w:rPr>
      </w:pPr>
      <w:del w:id="103" w:author="FABRICIO" w:date="2010-08-08T19:13:00Z">
        <w:r w:rsidRPr="003D002D" w:rsidDel="00007860">
          <w:rPr>
            <w:i/>
            <w:u w:val="single"/>
          </w:rPr>
          <w:delText>Variación</w:delText>
        </w:r>
        <w:r w:rsidRPr="003D002D" w:rsidDel="00007860">
          <w:rPr>
            <w:i/>
          </w:rPr>
          <w:delText xml:space="preserve">: </w:delText>
        </w:r>
        <w:r w:rsidDel="00007860">
          <w:rPr>
            <w:i/>
          </w:rPr>
          <w:delText>34</w:delText>
        </w:r>
        <w:r w:rsidRPr="003D002D" w:rsidDel="00007860">
          <w:rPr>
            <w:i/>
          </w:rPr>
          <w:delText xml:space="preserve"> veces mayor a la tensión sin falla</w:delText>
        </w:r>
        <w:r w:rsidDel="00007860">
          <w:rPr>
            <w:i/>
          </w:rPr>
          <w:delText xml:space="preserve"> inyectada.</w:delText>
        </w:r>
      </w:del>
    </w:p>
    <w:p w:rsidR="0024189F" w:rsidDel="00007860" w:rsidRDefault="0024189F" w:rsidP="0024189F">
      <w:pPr>
        <w:rPr>
          <w:del w:id="104" w:author="FABRICIO" w:date="2010-08-08T19:13:00Z"/>
        </w:rPr>
      </w:pPr>
      <w:del w:id="105" w:author="FABRICIO" w:date="2010-08-08T19:13:00Z">
        <w:r w:rsidRPr="003D002D" w:rsidDel="00007860">
          <w:rPr>
            <w:u w:val="single"/>
          </w:rPr>
          <w:delText>Duración</w:delText>
        </w:r>
        <w:r w:rsidRPr="003D002D" w:rsidDel="00007860">
          <w:delText>: 4</w:delText>
        </w:r>
        <w:r w:rsidDel="00007860">
          <w:delText>7</w:delText>
        </w:r>
        <w:r w:rsidRPr="003D002D" w:rsidDel="00007860">
          <w:delText>nS hasta recuperar tensión inicial.</w:delText>
        </w:r>
      </w:del>
    </w:p>
    <w:p w:rsidR="009F4A90" w:rsidRDefault="009F4A90" w:rsidP="00F22206">
      <w:pPr>
        <w:spacing w:after="0"/>
        <w:jc w:val="center"/>
      </w:pPr>
      <w:r w:rsidRPr="000A1F95">
        <w:rPr>
          <w:noProof/>
          <w:lang w:eastAsia="es-AR"/>
        </w:rPr>
        <w:lastRenderedPageBreak/>
        <w:drawing>
          <wp:inline distT="0" distB="0" distL="0" distR="0">
            <wp:extent cx="4338565" cy="3240000"/>
            <wp:effectExtent l="19050" t="19050" r="23885" b="1755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338565" cy="3240000"/>
                    </a:xfrm>
                    <a:prstGeom prst="rect">
                      <a:avLst/>
                    </a:prstGeom>
                    <a:noFill/>
                    <a:ln w="9525">
                      <a:solidFill>
                        <a:schemeClr val="accent1"/>
                      </a:solidFill>
                      <a:miter lim="800000"/>
                      <a:headEnd/>
                      <a:tailEnd/>
                    </a:ln>
                  </pic:spPr>
                </pic:pic>
              </a:graphicData>
            </a:graphic>
          </wp:inline>
        </w:drawing>
      </w:r>
    </w:p>
    <w:p w:rsidR="009F4A90" w:rsidRDefault="009F4A90" w:rsidP="009F4A90">
      <w:pPr>
        <w:pStyle w:val="Epgrafe"/>
        <w:jc w:val="center"/>
      </w:pPr>
      <w:bookmarkStart w:id="106" w:name="_Ref269054963"/>
      <w:r>
        <w:t xml:space="preserve">Figura </w:t>
      </w:r>
      <w:r>
        <w:fldChar w:fldCharType="begin"/>
      </w:r>
      <w:r>
        <w:instrText xml:space="preserve"> SEQ Figura \* ARABIC </w:instrText>
      </w:r>
      <w:r>
        <w:fldChar w:fldCharType="separate"/>
      </w:r>
      <w:r w:rsidR="00F412F5">
        <w:rPr>
          <w:noProof/>
        </w:rPr>
        <w:t>15</w:t>
      </w:r>
      <w:r>
        <w:fldChar w:fldCharType="end"/>
      </w:r>
      <w:bookmarkEnd w:id="106"/>
      <w:r>
        <w:t xml:space="preserve">) </w:t>
      </w:r>
      <w:r w:rsidR="00F412F5">
        <w:t xml:space="preserve">Gráfica de dispersión, </w:t>
      </w:r>
      <w:r w:rsidR="00F412F5">
        <w:t>inyección</w:t>
      </w:r>
      <w:r w:rsidR="00F412F5">
        <w:t xml:space="preserve"> de falla exponencial (</w:t>
      </w:r>
      <w:proofErr w:type="spellStart"/>
      <w:r w:rsidR="00F412F5">
        <w:t>V</w:t>
      </w:r>
      <w:r w:rsidR="00F412F5" w:rsidRPr="00F22206">
        <w:rPr>
          <w:vertAlign w:val="subscript"/>
        </w:rPr>
        <w:t>ref</w:t>
      </w:r>
      <w:proofErr w:type="spellEnd"/>
      <w:r w:rsidR="00F412F5">
        <w:t>=1.</w:t>
      </w:r>
      <w:r w:rsidR="00F412F5">
        <w:t>62</w:t>
      </w:r>
      <w:r w:rsidR="00F412F5">
        <w:t>5V)</w:t>
      </w:r>
      <w:r w:rsidR="00F412F5">
        <w:t>.</w:t>
      </w:r>
    </w:p>
    <w:p w:rsidR="009F4A90" w:rsidRDefault="009F4A90" w:rsidP="009F4A90">
      <w:pPr>
        <w:rPr>
          <w:u w:val="single"/>
        </w:rPr>
      </w:pPr>
      <w:r>
        <w:rPr>
          <w:u w:val="single"/>
        </w:rPr>
        <w:t>Tabulación</w:t>
      </w:r>
      <w:r w:rsidRPr="0036569C">
        <w:rPr>
          <w:u w:val="single"/>
        </w:rPr>
        <w:t xml:space="preserve"> de datos obtenidos</w:t>
      </w:r>
      <w:r>
        <w:rPr>
          <w:u w:val="single"/>
        </w:rPr>
        <w:t xml:space="preserve"> a partir de la inyección trapezoidal</w:t>
      </w:r>
      <w:r w:rsidRPr="0036569C">
        <w:rPr>
          <w:u w:val="single"/>
        </w:rPr>
        <w:t>:</w:t>
      </w:r>
    </w:p>
    <w:p w:rsidR="00007860" w:rsidDel="00007860" w:rsidRDefault="00007860" w:rsidP="00007860">
      <w:pPr>
        <w:rPr>
          <w:del w:id="107" w:author="FABRICIO" w:date="2010-08-08T19:13:00Z"/>
        </w:rPr>
      </w:pPr>
      <w:del w:id="108" w:author="FABRICIO" w:date="2010-08-08T19:13:00Z">
        <w:r w:rsidDel="00007860">
          <w:delText>Fallas observadas: M12</w:delText>
        </w:r>
      </w:del>
    </w:p>
    <w:p w:rsidR="00007860" w:rsidDel="00007860" w:rsidRDefault="00007860" w:rsidP="00007860">
      <w:pPr>
        <w:pStyle w:val="Prrafodelista"/>
        <w:numPr>
          <w:ilvl w:val="0"/>
          <w:numId w:val="3"/>
        </w:numPr>
        <w:rPr>
          <w:del w:id="109" w:author="FABRICIO" w:date="2010-08-08T19:13:00Z"/>
          <w:i/>
        </w:rPr>
      </w:pPr>
      <w:del w:id="110" w:author="FABRICIO" w:date="2010-08-08T19:13:00Z">
        <w:r w:rsidDel="00007860">
          <w:rPr>
            <w:i/>
          </w:rPr>
          <w:delText>AMARILLO</w:delText>
        </w:r>
      </w:del>
    </w:p>
    <w:p w:rsidR="00007860" w:rsidDel="00007860" w:rsidRDefault="00007860" w:rsidP="00007860">
      <w:pPr>
        <w:ind w:left="360"/>
        <w:rPr>
          <w:del w:id="111" w:author="FABRICIO" w:date="2010-08-08T19:13:00Z"/>
          <w:i/>
        </w:rPr>
      </w:pPr>
      <w:del w:id="112" w:author="FABRICIO" w:date="2010-08-08T19:13:00Z">
        <w:r w:rsidRPr="003D002D" w:rsidDel="00007860">
          <w:rPr>
            <w:i/>
            <w:u w:val="single"/>
          </w:rPr>
          <w:delText>Variación</w:delText>
        </w:r>
        <w:r w:rsidRPr="003D002D" w:rsidDel="00007860">
          <w:rPr>
            <w:i/>
          </w:rPr>
          <w:delText xml:space="preserve">: </w:delText>
        </w:r>
        <w:r w:rsidDel="00007860">
          <w:rPr>
            <w:i/>
          </w:rPr>
          <w:delText>165</w:delText>
        </w:r>
        <w:r w:rsidRPr="003D002D" w:rsidDel="00007860">
          <w:rPr>
            <w:i/>
          </w:rPr>
          <w:delText xml:space="preserve"> veces mayor a la tensión sin falla</w:delText>
        </w:r>
        <w:r w:rsidDel="00007860">
          <w:rPr>
            <w:i/>
          </w:rPr>
          <w:delText xml:space="preserve"> inyectada.</w:delText>
        </w:r>
      </w:del>
    </w:p>
    <w:p w:rsidR="00007860" w:rsidRPr="003D002D" w:rsidDel="00007860" w:rsidRDefault="00007860" w:rsidP="00007860">
      <w:pPr>
        <w:ind w:left="360"/>
        <w:rPr>
          <w:del w:id="113" w:author="FABRICIO" w:date="2010-08-08T19:13:00Z"/>
          <w:i/>
        </w:rPr>
      </w:pPr>
      <w:del w:id="114" w:author="FABRICIO" w:date="2010-08-08T19:13:00Z">
        <w:r w:rsidRPr="003D002D" w:rsidDel="00007860">
          <w:rPr>
            <w:i/>
            <w:u w:val="single"/>
          </w:rPr>
          <w:delText>Duración</w:delText>
        </w:r>
        <w:r w:rsidRPr="003D002D" w:rsidDel="00007860">
          <w:rPr>
            <w:i/>
          </w:rPr>
          <w:delText xml:space="preserve">: </w:delText>
        </w:r>
        <w:r w:rsidDel="00007860">
          <w:rPr>
            <w:i/>
          </w:rPr>
          <w:delText>56</w:delText>
        </w:r>
        <w:r w:rsidRPr="003D002D" w:rsidDel="00007860">
          <w:rPr>
            <w:i/>
          </w:rPr>
          <w:delText>nS hasta recuperar tensión inicial.</w:delText>
        </w:r>
      </w:del>
    </w:p>
    <w:p w:rsidR="00007860" w:rsidRPr="003D002D" w:rsidDel="00007860" w:rsidRDefault="00007860" w:rsidP="00007860">
      <w:pPr>
        <w:pStyle w:val="Prrafodelista"/>
        <w:numPr>
          <w:ilvl w:val="0"/>
          <w:numId w:val="3"/>
        </w:numPr>
        <w:rPr>
          <w:del w:id="115" w:author="FABRICIO" w:date="2010-08-08T19:13:00Z"/>
          <w:i/>
        </w:rPr>
      </w:pPr>
      <w:del w:id="116" w:author="FABRICIO" w:date="2010-08-08T19:13:00Z">
        <w:r w:rsidDel="00007860">
          <w:rPr>
            <w:i/>
          </w:rPr>
          <w:delText>VIOLETA</w:delText>
        </w:r>
      </w:del>
    </w:p>
    <w:p w:rsidR="00007860" w:rsidDel="00007860" w:rsidRDefault="00007860" w:rsidP="00007860">
      <w:pPr>
        <w:ind w:left="360"/>
        <w:rPr>
          <w:del w:id="117" w:author="FABRICIO" w:date="2010-08-08T19:13:00Z"/>
          <w:i/>
        </w:rPr>
      </w:pPr>
      <w:del w:id="118" w:author="FABRICIO" w:date="2010-08-08T19:13:00Z">
        <w:r w:rsidRPr="003D002D" w:rsidDel="00007860">
          <w:rPr>
            <w:i/>
            <w:u w:val="single"/>
          </w:rPr>
          <w:delText>Variación</w:delText>
        </w:r>
        <w:r w:rsidRPr="003D002D" w:rsidDel="00007860">
          <w:rPr>
            <w:i/>
          </w:rPr>
          <w:delText xml:space="preserve">: </w:delText>
        </w:r>
        <w:r w:rsidDel="00007860">
          <w:rPr>
            <w:i/>
          </w:rPr>
          <w:delText>55</w:delText>
        </w:r>
        <w:r w:rsidRPr="003D002D" w:rsidDel="00007860">
          <w:rPr>
            <w:i/>
          </w:rPr>
          <w:delText xml:space="preserve"> veces mayor a la tensión sin falla</w:delText>
        </w:r>
        <w:r w:rsidDel="00007860">
          <w:rPr>
            <w:i/>
          </w:rPr>
          <w:delText xml:space="preserve"> inyectada.</w:delText>
        </w:r>
      </w:del>
    </w:p>
    <w:p w:rsidR="00007860" w:rsidDel="00007860" w:rsidRDefault="00007860" w:rsidP="00007860">
      <w:pPr>
        <w:pStyle w:val="ParrafoTESIS"/>
        <w:rPr>
          <w:del w:id="119" w:author="FABRICIO" w:date="2010-08-08T19:13:00Z"/>
        </w:rPr>
      </w:pPr>
      <w:del w:id="120" w:author="FABRICIO" w:date="2010-08-08T19:13:00Z">
        <w:r w:rsidRPr="003D002D" w:rsidDel="00007860">
          <w:rPr>
            <w:i/>
            <w:u w:val="single"/>
          </w:rPr>
          <w:delText>Duración</w:delText>
        </w:r>
        <w:r w:rsidRPr="003D002D" w:rsidDel="00007860">
          <w:rPr>
            <w:i/>
          </w:rPr>
          <w:delText xml:space="preserve">: </w:delText>
        </w:r>
        <w:r w:rsidDel="00007860">
          <w:rPr>
            <w:i/>
          </w:rPr>
          <w:delText>58</w:delText>
        </w:r>
        <w:r w:rsidRPr="003D002D" w:rsidDel="00007860">
          <w:rPr>
            <w:i/>
          </w:rPr>
          <w:delText>nS hasta recuperar tensión inicial.</w:delText>
        </w:r>
      </w:del>
    </w:p>
    <w:p w:rsidR="009F4A90" w:rsidRDefault="009F4A90" w:rsidP="00F22206">
      <w:pPr>
        <w:jc w:val="center"/>
        <w:rPr>
          <w:u w:val="single"/>
        </w:rPr>
      </w:pPr>
      <w:r w:rsidRPr="00FB60A0">
        <w:rPr>
          <w:noProof/>
          <w:u w:val="single"/>
          <w:lang w:eastAsia="es-AR"/>
        </w:rPr>
        <w:lastRenderedPageBreak/>
        <w:drawing>
          <wp:inline distT="0" distB="0" distL="0" distR="0">
            <wp:extent cx="4356913" cy="3240000"/>
            <wp:effectExtent l="19050" t="19050" r="24587" b="1755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4356913" cy="3240000"/>
                    </a:xfrm>
                    <a:prstGeom prst="rect">
                      <a:avLst/>
                    </a:prstGeom>
                    <a:noFill/>
                    <a:ln w="9525">
                      <a:solidFill>
                        <a:schemeClr val="accent1"/>
                      </a:solidFill>
                      <a:miter lim="800000"/>
                      <a:headEnd/>
                      <a:tailEnd/>
                    </a:ln>
                  </pic:spPr>
                </pic:pic>
              </a:graphicData>
            </a:graphic>
          </wp:inline>
        </w:drawing>
      </w:r>
    </w:p>
    <w:p w:rsidR="00F412F5" w:rsidRPr="00FB60A0" w:rsidRDefault="00F412F5" w:rsidP="00F22206">
      <w:pPr>
        <w:pStyle w:val="Epgrafe"/>
        <w:jc w:val="center"/>
        <w:rPr>
          <w:u w:val="single"/>
        </w:rPr>
      </w:pPr>
      <w:bookmarkStart w:id="121" w:name="_Ref269055133"/>
      <w:r>
        <w:t xml:space="preserve">Figura </w:t>
      </w:r>
      <w:fldSimple w:instr=" SEQ Figura \* ARABIC ">
        <w:r>
          <w:rPr>
            <w:noProof/>
          </w:rPr>
          <w:t>16</w:t>
        </w:r>
      </w:fldSimple>
      <w:bookmarkEnd w:id="121"/>
      <w:r>
        <w:t xml:space="preserve">) </w:t>
      </w:r>
      <w:r>
        <w:t xml:space="preserve">Gráfica de dispersión, </w:t>
      </w:r>
      <w:r>
        <w:t>inyección</w:t>
      </w:r>
      <w:r>
        <w:t xml:space="preserve"> de falla </w:t>
      </w:r>
      <w:r>
        <w:t>trapezoidal</w:t>
      </w:r>
      <w:r>
        <w:t xml:space="preserve"> (</w:t>
      </w:r>
      <w:proofErr w:type="spellStart"/>
      <w:r>
        <w:t>V</w:t>
      </w:r>
      <w:r w:rsidRPr="00F22206">
        <w:rPr>
          <w:vertAlign w:val="subscript"/>
        </w:rPr>
        <w:t>ref</w:t>
      </w:r>
      <w:proofErr w:type="spellEnd"/>
      <w:r>
        <w:t>=1.005V)</w:t>
      </w:r>
      <w:r>
        <w:t>.</w:t>
      </w:r>
    </w:p>
    <w:p w:rsidR="00007860" w:rsidDel="00007860" w:rsidRDefault="00007860" w:rsidP="00007860">
      <w:pPr>
        <w:rPr>
          <w:del w:id="122" w:author="FABRICIO" w:date="2010-08-08T19:13:00Z"/>
        </w:rPr>
      </w:pPr>
      <w:del w:id="123" w:author="FABRICIO" w:date="2010-08-08T19:13:00Z">
        <w:r w:rsidDel="00007860">
          <w:delText>Fallas observadas: M12</w:delText>
        </w:r>
      </w:del>
    </w:p>
    <w:p w:rsidR="00007860" w:rsidDel="00007860" w:rsidRDefault="00007860" w:rsidP="00007860">
      <w:pPr>
        <w:pStyle w:val="Prrafodelista"/>
        <w:numPr>
          <w:ilvl w:val="0"/>
          <w:numId w:val="3"/>
        </w:numPr>
        <w:rPr>
          <w:del w:id="124" w:author="FABRICIO" w:date="2010-08-08T19:13:00Z"/>
          <w:i/>
        </w:rPr>
      </w:pPr>
      <w:del w:id="125" w:author="FABRICIO" w:date="2010-08-08T19:13:00Z">
        <w:r w:rsidDel="00007860">
          <w:rPr>
            <w:i/>
          </w:rPr>
          <w:delText>AMARILLO</w:delText>
        </w:r>
      </w:del>
    </w:p>
    <w:p w:rsidR="00007860" w:rsidDel="00007860" w:rsidRDefault="00007860" w:rsidP="00007860">
      <w:pPr>
        <w:ind w:left="360"/>
        <w:rPr>
          <w:del w:id="126" w:author="FABRICIO" w:date="2010-08-08T19:13:00Z"/>
          <w:i/>
        </w:rPr>
      </w:pPr>
      <w:del w:id="127" w:author="FABRICIO" w:date="2010-08-08T19:13:00Z">
        <w:r w:rsidRPr="003D002D" w:rsidDel="00007860">
          <w:rPr>
            <w:i/>
            <w:u w:val="single"/>
          </w:rPr>
          <w:delText>Variación</w:delText>
        </w:r>
        <w:r w:rsidRPr="003D002D" w:rsidDel="00007860">
          <w:rPr>
            <w:i/>
          </w:rPr>
          <w:delText xml:space="preserve">: </w:delText>
        </w:r>
        <w:r w:rsidDel="00007860">
          <w:rPr>
            <w:i/>
          </w:rPr>
          <w:delText>105</w:delText>
        </w:r>
        <w:r w:rsidRPr="003D002D" w:rsidDel="00007860">
          <w:rPr>
            <w:i/>
          </w:rPr>
          <w:delText xml:space="preserve"> veces mayor a la tensión sin falla</w:delText>
        </w:r>
        <w:r w:rsidDel="00007860">
          <w:rPr>
            <w:i/>
          </w:rPr>
          <w:delText xml:space="preserve"> inyectada.</w:delText>
        </w:r>
      </w:del>
    </w:p>
    <w:p w:rsidR="00007860" w:rsidRPr="003D002D" w:rsidDel="00007860" w:rsidRDefault="00007860" w:rsidP="00007860">
      <w:pPr>
        <w:ind w:left="360"/>
        <w:rPr>
          <w:del w:id="128" w:author="FABRICIO" w:date="2010-08-08T19:13:00Z"/>
          <w:i/>
        </w:rPr>
      </w:pPr>
      <w:del w:id="129" w:author="FABRICIO" w:date="2010-08-08T19:13:00Z">
        <w:r w:rsidRPr="003D002D" w:rsidDel="00007860">
          <w:rPr>
            <w:i/>
            <w:u w:val="single"/>
          </w:rPr>
          <w:delText>Duración</w:delText>
        </w:r>
        <w:r w:rsidRPr="003D002D" w:rsidDel="00007860">
          <w:rPr>
            <w:i/>
          </w:rPr>
          <w:delText xml:space="preserve">: </w:delText>
        </w:r>
        <w:r w:rsidDel="00007860">
          <w:rPr>
            <w:i/>
          </w:rPr>
          <w:delText>80</w:delText>
        </w:r>
        <w:r w:rsidRPr="003D002D" w:rsidDel="00007860">
          <w:rPr>
            <w:i/>
          </w:rPr>
          <w:delText>nS hasta recuperar tensión inicial.</w:delText>
        </w:r>
      </w:del>
    </w:p>
    <w:p w:rsidR="00007860" w:rsidRPr="003D002D" w:rsidDel="00007860" w:rsidRDefault="00007860" w:rsidP="00007860">
      <w:pPr>
        <w:pStyle w:val="Prrafodelista"/>
        <w:numPr>
          <w:ilvl w:val="0"/>
          <w:numId w:val="3"/>
        </w:numPr>
        <w:rPr>
          <w:del w:id="130" w:author="FABRICIO" w:date="2010-08-08T19:13:00Z"/>
          <w:i/>
        </w:rPr>
      </w:pPr>
      <w:del w:id="131" w:author="FABRICIO" w:date="2010-08-08T19:13:00Z">
        <w:r w:rsidDel="00007860">
          <w:rPr>
            <w:i/>
          </w:rPr>
          <w:delText>VIOLETA</w:delText>
        </w:r>
      </w:del>
    </w:p>
    <w:p w:rsidR="00007860" w:rsidDel="00007860" w:rsidRDefault="00007860" w:rsidP="00007860">
      <w:pPr>
        <w:ind w:left="360"/>
        <w:rPr>
          <w:del w:id="132" w:author="FABRICIO" w:date="2010-08-08T19:13:00Z"/>
          <w:i/>
        </w:rPr>
      </w:pPr>
      <w:del w:id="133" w:author="FABRICIO" w:date="2010-08-08T19:13:00Z">
        <w:r w:rsidRPr="003D002D" w:rsidDel="00007860">
          <w:rPr>
            <w:i/>
            <w:u w:val="single"/>
          </w:rPr>
          <w:delText>Variación</w:delText>
        </w:r>
        <w:r w:rsidRPr="003D002D" w:rsidDel="00007860">
          <w:rPr>
            <w:i/>
          </w:rPr>
          <w:delText xml:space="preserve">: </w:delText>
        </w:r>
        <w:r w:rsidDel="00007860">
          <w:rPr>
            <w:i/>
          </w:rPr>
          <w:delText>37</w:delText>
        </w:r>
        <w:r w:rsidRPr="003D002D" w:rsidDel="00007860">
          <w:rPr>
            <w:i/>
          </w:rPr>
          <w:delText xml:space="preserve"> veces mayor a la tensión sin falla</w:delText>
        </w:r>
        <w:r w:rsidDel="00007860">
          <w:rPr>
            <w:i/>
          </w:rPr>
          <w:delText xml:space="preserve"> inyectada.</w:delText>
        </w:r>
      </w:del>
    </w:p>
    <w:p w:rsidR="00007860" w:rsidRPr="003D002D" w:rsidDel="00007860" w:rsidRDefault="00007860" w:rsidP="00007860">
      <w:pPr>
        <w:ind w:left="360"/>
        <w:rPr>
          <w:del w:id="134" w:author="FABRICIO" w:date="2010-08-08T19:13:00Z"/>
          <w:i/>
        </w:rPr>
      </w:pPr>
      <w:del w:id="135" w:author="FABRICIO" w:date="2010-08-08T19:13:00Z">
        <w:r w:rsidRPr="003D002D" w:rsidDel="00007860">
          <w:rPr>
            <w:i/>
            <w:u w:val="single"/>
          </w:rPr>
          <w:delText>Duración</w:delText>
        </w:r>
        <w:r w:rsidRPr="003D002D" w:rsidDel="00007860">
          <w:rPr>
            <w:i/>
          </w:rPr>
          <w:delText xml:space="preserve">: </w:delText>
        </w:r>
        <w:r w:rsidDel="00007860">
          <w:rPr>
            <w:i/>
          </w:rPr>
          <w:delText>76</w:delText>
        </w:r>
        <w:r w:rsidRPr="003D002D" w:rsidDel="00007860">
          <w:rPr>
            <w:i/>
          </w:rPr>
          <w:delText>nS hasta recuperar tensión inicial.</w:delText>
        </w:r>
      </w:del>
    </w:p>
    <w:p w:rsidR="009F4A90" w:rsidRDefault="009F4A90" w:rsidP="00EF41FA">
      <w:pPr>
        <w:pStyle w:val="ParrafoTESIS"/>
      </w:pPr>
      <w:r w:rsidRPr="009F4A90">
        <w:lastRenderedPageBreak/>
        <w:drawing>
          <wp:inline distT="0" distB="0" distL="0" distR="0">
            <wp:extent cx="4406135" cy="3240000"/>
            <wp:effectExtent l="19050" t="19050" r="13465" b="1755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22206">
      <w:pPr>
        <w:pStyle w:val="Epgrafe"/>
        <w:jc w:val="center"/>
      </w:pPr>
      <w:bookmarkStart w:id="136" w:name="_Ref269055136"/>
      <w:r>
        <w:t xml:space="preserve">Figura </w:t>
      </w:r>
      <w:fldSimple w:instr=" SEQ Figura \* ARABIC ">
        <w:r>
          <w:rPr>
            <w:noProof/>
          </w:rPr>
          <w:t>17</w:t>
        </w:r>
      </w:fldSimple>
      <w:bookmarkEnd w:id="136"/>
      <w:r>
        <w:t xml:space="preserve">) </w:t>
      </w:r>
      <w:r>
        <w:t xml:space="preserve">Gráfica de dispersión, </w:t>
      </w:r>
      <w:r>
        <w:t>inyección</w:t>
      </w:r>
      <w:r>
        <w:t xml:space="preserve"> de falla </w:t>
      </w:r>
      <w:r>
        <w:t>trapezoidal</w:t>
      </w:r>
      <w:r>
        <w:t xml:space="preserve"> (</w:t>
      </w:r>
      <w:proofErr w:type="spellStart"/>
      <w:r>
        <w:t>V</w:t>
      </w:r>
      <w:r w:rsidRPr="00F22206">
        <w:rPr>
          <w:vertAlign w:val="subscript"/>
        </w:rPr>
        <w:t>ref</w:t>
      </w:r>
      <w:proofErr w:type="spellEnd"/>
      <w:r>
        <w:t>=1.</w:t>
      </w:r>
      <w:r>
        <w:t>31</w:t>
      </w:r>
      <w:r>
        <w:t>5V)</w:t>
      </w:r>
      <w:r>
        <w:t>.</w:t>
      </w:r>
    </w:p>
    <w:p w:rsidR="00007860" w:rsidDel="00007860" w:rsidRDefault="00007860" w:rsidP="00007860">
      <w:pPr>
        <w:rPr>
          <w:del w:id="137" w:author="FABRICIO" w:date="2010-08-08T19:13:00Z"/>
        </w:rPr>
      </w:pPr>
      <w:del w:id="138" w:author="FABRICIO" w:date="2010-08-08T19:13:00Z">
        <w:r w:rsidDel="00007860">
          <w:delText>Fallas observadas: M12</w:delText>
        </w:r>
      </w:del>
    </w:p>
    <w:p w:rsidR="00007860" w:rsidDel="00007860" w:rsidRDefault="00007860" w:rsidP="00007860">
      <w:pPr>
        <w:pStyle w:val="Prrafodelista"/>
        <w:numPr>
          <w:ilvl w:val="0"/>
          <w:numId w:val="3"/>
        </w:numPr>
        <w:rPr>
          <w:del w:id="139" w:author="FABRICIO" w:date="2010-08-08T19:13:00Z"/>
          <w:i/>
        </w:rPr>
      </w:pPr>
      <w:del w:id="140" w:author="FABRICIO" w:date="2010-08-08T19:13:00Z">
        <w:r w:rsidDel="00007860">
          <w:rPr>
            <w:i/>
          </w:rPr>
          <w:delText>AMARILLO</w:delText>
        </w:r>
      </w:del>
    </w:p>
    <w:p w:rsidR="00007860" w:rsidDel="00007860" w:rsidRDefault="00007860" w:rsidP="00007860">
      <w:pPr>
        <w:ind w:left="360"/>
        <w:rPr>
          <w:del w:id="141" w:author="FABRICIO" w:date="2010-08-08T19:13:00Z"/>
          <w:i/>
        </w:rPr>
      </w:pPr>
      <w:del w:id="142" w:author="FABRICIO" w:date="2010-08-08T19:13:00Z">
        <w:r w:rsidRPr="003D002D" w:rsidDel="00007860">
          <w:rPr>
            <w:i/>
            <w:u w:val="single"/>
          </w:rPr>
          <w:delText>Variación</w:delText>
        </w:r>
        <w:r w:rsidRPr="003D002D" w:rsidDel="00007860">
          <w:rPr>
            <w:i/>
          </w:rPr>
          <w:delText xml:space="preserve">: </w:delText>
        </w:r>
        <w:r w:rsidDel="00007860">
          <w:rPr>
            <w:i/>
          </w:rPr>
          <w:delText>100</w:delText>
        </w:r>
        <w:r w:rsidRPr="003D002D" w:rsidDel="00007860">
          <w:rPr>
            <w:i/>
          </w:rPr>
          <w:delText xml:space="preserve"> veces mayor a la tensión sin falla</w:delText>
        </w:r>
        <w:r w:rsidDel="00007860">
          <w:rPr>
            <w:i/>
          </w:rPr>
          <w:delText xml:space="preserve"> inyectada.</w:delText>
        </w:r>
      </w:del>
    </w:p>
    <w:p w:rsidR="00007860" w:rsidRPr="003D002D" w:rsidDel="00007860" w:rsidRDefault="00007860" w:rsidP="00007860">
      <w:pPr>
        <w:ind w:left="360"/>
        <w:rPr>
          <w:del w:id="143" w:author="FABRICIO" w:date="2010-08-08T19:13:00Z"/>
          <w:i/>
        </w:rPr>
      </w:pPr>
      <w:del w:id="144" w:author="FABRICIO" w:date="2010-08-08T19:13:00Z">
        <w:r w:rsidRPr="003D002D" w:rsidDel="00007860">
          <w:rPr>
            <w:i/>
            <w:u w:val="single"/>
          </w:rPr>
          <w:delText>Duración</w:delText>
        </w:r>
        <w:r w:rsidRPr="003D002D" w:rsidDel="00007860">
          <w:rPr>
            <w:i/>
          </w:rPr>
          <w:delText xml:space="preserve">: </w:delText>
        </w:r>
        <w:r w:rsidDel="00007860">
          <w:rPr>
            <w:i/>
          </w:rPr>
          <w:delText>66</w:delText>
        </w:r>
        <w:r w:rsidRPr="003D002D" w:rsidDel="00007860">
          <w:rPr>
            <w:i/>
          </w:rPr>
          <w:delText>nS hasta recuperar tensión inicial.</w:delText>
        </w:r>
      </w:del>
    </w:p>
    <w:p w:rsidR="00007860" w:rsidRPr="003D002D" w:rsidDel="00007860" w:rsidRDefault="00007860" w:rsidP="00007860">
      <w:pPr>
        <w:pStyle w:val="Prrafodelista"/>
        <w:numPr>
          <w:ilvl w:val="0"/>
          <w:numId w:val="3"/>
        </w:numPr>
        <w:rPr>
          <w:del w:id="145" w:author="FABRICIO" w:date="2010-08-08T19:13:00Z"/>
          <w:i/>
        </w:rPr>
      </w:pPr>
      <w:del w:id="146" w:author="FABRICIO" w:date="2010-08-08T19:13:00Z">
        <w:r w:rsidDel="00007860">
          <w:rPr>
            <w:i/>
          </w:rPr>
          <w:delText>VIOLETA</w:delText>
        </w:r>
      </w:del>
    </w:p>
    <w:p w:rsidR="00007860" w:rsidDel="00007860" w:rsidRDefault="00007860" w:rsidP="00007860">
      <w:pPr>
        <w:ind w:left="360"/>
        <w:rPr>
          <w:del w:id="147" w:author="FABRICIO" w:date="2010-08-08T19:13:00Z"/>
          <w:i/>
        </w:rPr>
      </w:pPr>
      <w:del w:id="148" w:author="FABRICIO" w:date="2010-08-08T19:13:00Z">
        <w:r w:rsidRPr="003D002D" w:rsidDel="00007860">
          <w:rPr>
            <w:i/>
            <w:u w:val="single"/>
          </w:rPr>
          <w:delText>Variación</w:delText>
        </w:r>
        <w:r w:rsidRPr="003D002D" w:rsidDel="00007860">
          <w:rPr>
            <w:i/>
          </w:rPr>
          <w:delText xml:space="preserve">: </w:delText>
        </w:r>
        <w:r w:rsidDel="00007860">
          <w:rPr>
            <w:i/>
          </w:rPr>
          <w:delText>34</w:delText>
        </w:r>
        <w:r w:rsidRPr="003D002D" w:rsidDel="00007860">
          <w:rPr>
            <w:i/>
          </w:rPr>
          <w:delText xml:space="preserve"> veces mayor a la tensión sin falla</w:delText>
        </w:r>
        <w:r w:rsidDel="00007860">
          <w:rPr>
            <w:i/>
          </w:rPr>
          <w:delText xml:space="preserve"> inyectada.</w:delText>
        </w:r>
      </w:del>
    </w:p>
    <w:p w:rsidR="00007860" w:rsidDel="00007860" w:rsidRDefault="00007860" w:rsidP="00007860">
      <w:pPr>
        <w:ind w:left="360"/>
        <w:rPr>
          <w:del w:id="149" w:author="FABRICIO" w:date="2010-08-08T19:13:00Z"/>
        </w:rPr>
        <w:pPrChange w:id="150" w:author="FABRICIO" w:date="2010-08-08T18:26:00Z">
          <w:pPr>
            <w:pStyle w:val="Epgrafe"/>
          </w:pPr>
        </w:pPrChange>
      </w:pPr>
      <w:del w:id="151" w:author="FABRICIO" w:date="2010-08-08T19:13:00Z">
        <w:r w:rsidRPr="003D002D" w:rsidDel="00007860">
          <w:rPr>
            <w:i/>
            <w:u w:val="single"/>
          </w:rPr>
          <w:delText>Duración</w:delText>
        </w:r>
        <w:r w:rsidRPr="003D002D" w:rsidDel="00007860">
          <w:rPr>
            <w:i/>
          </w:rPr>
          <w:delText xml:space="preserve">: </w:delText>
        </w:r>
        <w:r w:rsidDel="00007860">
          <w:rPr>
            <w:i/>
          </w:rPr>
          <w:delText>6</w:delText>
        </w:r>
        <w:r w:rsidRPr="003D002D" w:rsidDel="00007860">
          <w:rPr>
            <w:i/>
          </w:rPr>
          <w:delText>4nS hasta recuperar tensión inicial.</w:delText>
        </w:r>
      </w:del>
    </w:p>
    <w:p w:rsidR="009F4A90" w:rsidRDefault="009F4A90" w:rsidP="00EF41FA">
      <w:pPr>
        <w:pStyle w:val="ParrafoTESIS"/>
      </w:pPr>
      <w:r w:rsidRPr="009F4A90">
        <w:lastRenderedPageBreak/>
        <w:drawing>
          <wp:inline distT="0" distB="0" distL="0" distR="0">
            <wp:extent cx="4406135" cy="3240000"/>
            <wp:effectExtent l="19050" t="19050" r="13465" b="1755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4406135" cy="3240000"/>
                    </a:xfrm>
                    <a:prstGeom prst="rect">
                      <a:avLst/>
                    </a:prstGeom>
                    <a:noFill/>
                    <a:ln w="9525">
                      <a:solidFill>
                        <a:schemeClr val="accent1"/>
                      </a:solidFill>
                      <a:miter lim="800000"/>
                      <a:headEnd/>
                      <a:tailEnd/>
                    </a:ln>
                  </pic:spPr>
                </pic:pic>
              </a:graphicData>
            </a:graphic>
          </wp:inline>
        </w:drawing>
      </w:r>
    </w:p>
    <w:p w:rsidR="00F412F5" w:rsidRDefault="00F412F5" w:rsidP="00F412F5">
      <w:pPr>
        <w:pStyle w:val="Epgrafe"/>
        <w:jc w:val="center"/>
      </w:pPr>
      <w:bookmarkStart w:id="152" w:name="_Ref268187946"/>
      <w:r>
        <w:t xml:space="preserve">Figura </w:t>
      </w:r>
      <w:fldSimple w:instr=" SEQ Figura \* ARABIC ">
        <w:r>
          <w:rPr>
            <w:noProof/>
          </w:rPr>
          <w:t>18</w:t>
        </w:r>
      </w:fldSimple>
      <w:bookmarkEnd w:id="152"/>
      <w:r>
        <w:t xml:space="preserve">) </w:t>
      </w:r>
      <w:r>
        <w:t xml:space="preserve">Gráfica de dispersión, </w:t>
      </w:r>
      <w:r>
        <w:t>inyección</w:t>
      </w:r>
      <w:r>
        <w:t xml:space="preserve"> de falla </w:t>
      </w:r>
      <w:r>
        <w:t>trapezoidal</w:t>
      </w:r>
      <w:r>
        <w:t xml:space="preserve"> (</w:t>
      </w:r>
      <w:proofErr w:type="spellStart"/>
      <w:r>
        <w:t>V</w:t>
      </w:r>
      <w:r w:rsidRPr="00F22206">
        <w:rPr>
          <w:vertAlign w:val="subscript"/>
        </w:rPr>
        <w:t>ref</w:t>
      </w:r>
      <w:proofErr w:type="spellEnd"/>
      <w:r>
        <w:t>=1.</w:t>
      </w:r>
      <w:r>
        <w:t>62</w:t>
      </w:r>
      <w:r>
        <w:t>5V)</w:t>
      </w:r>
      <w:r>
        <w:t>.</w:t>
      </w:r>
    </w:p>
    <w:p w:rsidR="00007860" w:rsidRDefault="00007860">
      <w:pPr>
        <w:ind w:left="360"/>
      </w:pPr>
    </w:p>
    <w:sectPr w:rsidR="00007860"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4">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580834"/>
    <w:multiLevelType w:val="hybridMultilevel"/>
    <w:tmpl w:val="CF44FE2E"/>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6">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8">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10">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1">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2">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3">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4">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5">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95066E9"/>
    <w:multiLevelType w:val="hybridMultilevel"/>
    <w:tmpl w:val="8222BBFA"/>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8">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2"/>
  </w:num>
  <w:num w:numId="2">
    <w:abstractNumId w:val="2"/>
  </w:num>
  <w:num w:numId="3">
    <w:abstractNumId w:val="15"/>
  </w:num>
  <w:num w:numId="4">
    <w:abstractNumId w:val="4"/>
  </w:num>
  <w:num w:numId="5">
    <w:abstractNumId w:val="14"/>
  </w:num>
  <w:num w:numId="6">
    <w:abstractNumId w:val="7"/>
  </w:num>
  <w:num w:numId="7">
    <w:abstractNumId w:val="13"/>
  </w:num>
  <w:num w:numId="8">
    <w:abstractNumId w:val="0"/>
  </w:num>
  <w:num w:numId="9">
    <w:abstractNumId w:val="9"/>
  </w:num>
  <w:num w:numId="10">
    <w:abstractNumId w:val="3"/>
  </w:num>
  <w:num w:numId="11">
    <w:abstractNumId w:val="18"/>
  </w:num>
  <w:num w:numId="12">
    <w:abstractNumId w:val="6"/>
  </w:num>
  <w:num w:numId="13">
    <w:abstractNumId w:val="16"/>
  </w:num>
  <w:num w:numId="14">
    <w:abstractNumId w:val="10"/>
  </w:num>
  <w:num w:numId="15">
    <w:abstractNumId w:val="8"/>
  </w:num>
  <w:num w:numId="16">
    <w:abstractNumId w:val="1"/>
  </w:num>
  <w:num w:numId="17">
    <w:abstractNumId w:val="11"/>
  </w:num>
  <w:num w:numId="18">
    <w:abstractNumId w:val="5"/>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08"/>
  <w:hyphenationZone w:val="425"/>
  <w:drawingGridHorizontalSpacing w:val="110"/>
  <w:displayHorizontalDrawingGridEvery w:val="2"/>
  <w:characterSpacingControl w:val="doNotCompress"/>
  <w:compat/>
  <w:rsids>
    <w:rsidRoot w:val="00757ADC"/>
    <w:rsid w:val="000008CE"/>
    <w:rsid w:val="00007860"/>
    <w:rsid w:val="0004029B"/>
    <w:rsid w:val="00040C5C"/>
    <w:rsid w:val="00046E7A"/>
    <w:rsid w:val="00054638"/>
    <w:rsid w:val="00063C67"/>
    <w:rsid w:val="00065812"/>
    <w:rsid w:val="000750E2"/>
    <w:rsid w:val="00083947"/>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558F"/>
    <w:rsid w:val="00123CA9"/>
    <w:rsid w:val="00127AC7"/>
    <w:rsid w:val="00144291"/>
    <w:rsid w:val="0014719D"/>
    <w:rsid w:val="00156D9C"/>
    <w:rsid w:val="001743A3"/>
    <w:rsid w:val="00191CF9"/>
    <w:rsid w:val="00194998"/>
    <w:rsid w:val="001A2272"/>
    <w:rsid w:val="001A50A9"/>
    <w:rsid w:val="001B136B"/>
    <w:rsid w:val="001B2A6F"/>
    <w:rsid w:val="001B7C08"/>
    <w:rsid w:val="001D0080"/>
    <w:rsid w:val="001D0E4C"/>
    <w:rsid w:val="001E27D7"/>
    <w:rsid w:val="001E2B6C"/>
    <w:rsid w:val="001E7F1A"/>
    <w:rsid w:val="001F0C42"/>
    <w:rsid w:val="00211C15"/>
    <w:rsid w:val="0024189F"/>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3DB2"/>
    <w:rsid w:val="002E54AA"/>
    <w:rsid w:val="002F177C"/>
    <w:rsid w:val="003162A2"/>
    <w:rsid w:val="003266FD"/>
    <w:rsid w:val="00333AB0"/>
    <w:rsid w:val="003454E3"/>
    <w:rsid w:val="003607B1"/>
    <w:rsid w:val="0036499C"/>
    <w:rsid w:val="0036569C"/>
    <w:rsid w:val="00367729"/>
    <w:rsid w:val="00367B40"/>
    <w:rsid w:val="00371CE1"/>
    <w:rsid w:val="00385AD4"/>
    <w:rsid w:val="00394CB9"/>
    <w:rsid w:val="003B150B"/>
    <w:rsid w:val="003C5823"/>
    <w:rsid w:val="003D002D"/>
    <w:rsid w:val="003F50C9"/>
    <w:rsid w:val="0040014B"/>
    <w:rsid w:val="004026E2"/>
    <w:rsid w:val="0040582C"/>
    <w:rsid w:val="00411A50"/>
    <w:rsid w:val="00414942"/>
    <w:rsid w:val="004218B8"/>
    <w:rsid w:val="00427370"/>
    <w:rsid w:val="00427C67"/>
    <w:rsid w:val="00431020"/>
    <w:rsid w:val="00441933"/>
    <w:rsid w:val="00444875"/>
    <w:rsid w:val="00453CD7"/>
    <w:rsid w:val="00463CCC"/>
    <w:rsid w:val="0046764D"/>
    <w:rsid w:val="00470E83"/>
    <w:rsid w:val="00493C55"/>
    <w:rsid w:val="00495A92"/>
    <w:rsid w:val="004A448D"/>
    <w:rsid w:val="004B197A"/>
    <w:rsid w:val="004B47B5"/>
    <w:rsid w:val="004C2484"/>
    <w:rsid w:val="004C3251"/>
    <w:rsid w:val="004D1844"/>
    <w:rsid w:val="004D2C4A"/>
    <w:rsid w:val="004D31B2"/>
    <w:rsid w:val="004D3F8E"/>
    <w:rsid w:val="004D4293"/>
    <w:rsid w:val="004E50FD"/>
    <w:rsid w:val="00511481"/>
    <w:rsid w:val="00513A0C"/>
    <w:rsid w:val="00513BAC"/>
    <w:rsid w:val="00524359"/>
    <w:rsid w:val="00536C4B"/>
    <w:rsid w:val="005459E0"/>
    <w:rsid w:val="00547B13"/>
    <w:rsid w:val="0055024C"/>
    <w:rsid w:val="0055705E"/>
    <w:rsid w:val="005925B4"/>
    <w:rsid w:val="005A0A7E"/>
    <w:rsid w:val="005C6AE2"/>
    <w:rsid w:val="005F11C7"/>
    <w:rsid w:val="005F70DC"/>
    <w:rsid w:val="00603445"/>
    <w:rsid w:val="00605D3C"/>
    <w:rsid w:val="00612E32"/>
    <w:rsid w:val="00647F7F"/>
    <w:rsid w:val="00663FFE"/>
    <w:rsid w:val="0066443C"/>
    <w:rsid w:val="006676B3"/>
    <w:rsid w:val="006729D1"/>
    <w:rsid w:val="00686736"/>
    <w:rsid w:val="006906EE"/>
    <w:rsid w:val="00690AE7"/>
    <w:rsid w:val="0069512F"/>
    <w:rsid w:val="00696B20"/>
    <w:rsid w:val="006C38C6"/>
    <w:rsid w:val="006C51A8"/>
    <w:rsid w:val="006D25E8"/>
    <w:rsid w:val="006D6BB0"/>
    <w:rsid w:val="006E1358"/>
    <w:rsid w:val="006E4C73"/>
    <w:rsid w:val="006F0243"/>
    <w:rsid w:val="006F210E"/>
    <w:rsid w:val="006F77F1"/>
    <w:rsid w:val="0070707C"/>
    <w:rsid w:val="00716180"/>
    <w:rsid w:val="00720101"/>
    <w:rsid w:val="007222C3"/>
    <w:rsid w:val="00726A2C"/>
    <w:rsid w:val="007333B4"/>
    <w:rsid w:val="00751CFB"/>
    <w:rsid w:val="007527AC"/>
    <w:rsid w:val="00757726"/>
    <w:rsid w:val="00757ADC"/>
    <w:rsid w:val="00764E0E"/>
    <w:rsid w:val="007707C1"/>
    <w:rsid w:val="007759E3"/>
    <w:rsid w:val="00795C31"/>
    <w:rsid w:val="0079749C"/>
    <w:rsid w:val="007B5572"/>
    <w:rsid w:val="007C1444"/>
    <w:rsid w:val="007C6E29"/>
    <w:rsid w:val="007D6823"/>
    <w:rsid w:val="007E25EF"/>
    <w:rsid w:val="007F46BB"/>
    <w:rsid w:val="00800242"/>
    <w:rsid w:val="00813C53"/>
    <w:rsid w:val="00827DAE"/>
    <w:rsid w:val="0083091C"/>
    <w:rsid w:val="008419E8"/>
    <w:rsid w:val="00842FC1"/>
    <w:rsid w:val="00843983"/>
    <w:rsid w:val="0085361F"/>
    <w:rsid w:val="008556F0"/>
    <w:rsid w:val="00862083"/>
    <w:rsid w:val="008663FD"/>
    <w:rsid w:val="00874D9E"/>
    <w:rsid w:val="00877DB8"/>
    <w:rsid w:val="00884A2D"/>
    <w:rsid w:val="00884B70"/>
    <w:rsid w:val="0089333C"/>
    <w:rsid w:val="00897D8B"/>
    <w:rsid w:val="008B1269"/>
    <w:rsid w:val="008C2421"/>
    <w:rsid w:val="008C34A7"/>
    <w:rsid w:val="008C6957"/>
    <w:rsid w:val="008D181E"/>
    <w:rsid w:val="008E61B0"/>
    <w:rsid w:val="008E7C03"/>
    <w:rsid w:val="008F0E30"/>
    <w:rsid w:val="00940539"/>
    <w:rsid w:val="00956950"/>
    <w:rsid w:val="0096493B"/>
    <w:rsid w:val="00965834"/>
    <w:rsid w:val="009951EB"/>
    <w:rsid w:val="009B0ED0"/>
    <w:rsid w:val="009B1821"/>
    <w:rsid w:val="009B2B70"/>
    <w:rsid w:val="009B3420"/>
    <w:rsid w:val="009B5773"/>
    <w:rsid w:val="009C3802"/>
    <w:rsid w:val="009C4E9E"/>
    <w:rsid w:val="009D5578"/>
    <w:rsid w:val="009D6153"/>
    <w:rsid w:val="009F1260"/>
    <w:rsid w:val="009F169A"/>
    <w:rsid w:val="009F4A90"/>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2033"/>
    <w:rsid w:val="00A924A9"/>
    <w:rsid w:val="00A9735F"/>
    <w:rsid w:val="00AA5D6B"/>
    <w:rsid w:val="00AA6D6C"/>
    <w:rsid w:val="00AD22D5"/>
    <w:rsid w:val="00AD38C0"/>
    <w:rsid w:val="00AD3937"/>
    <w:rsid w:val="00AE1C7D"/>
    <w:rsid w:val="00AF1004"/>
    <w:rsid w:val="00AF4452"/>
    <w:rsid w:val="00AF530C"/>
    <w:rsid w:val="00AF6B23"/>
    <w:rsid w:val="00B03E20"/>
    <w:rsid w:val="00B62301"/>
    <w:rsid w:val="00B63E48"/>
    <w:rsid w:val="00B938AC"/>
    <w:rsid w:val="00BA1240"/>
    <w:rsid w:val="00BA2BC4"/>
    <w:rsid w:val="00BA66A7"/>
    <w:rsid w:val="00BB0635"/>
    <w:rsid w:val="00BB764A"/>
    <w:rsid w:val="00BD0AFF"/>
    <w:rsid w:val="00BF5DF3"/>
    <w:rsid w:val="00BF62CE"/>
    <w:rsid w:val="00C035AA"/>
    <w:rsid w:val="00C046F4"/>
    <w:rsid w:val="00C0778E"/>
    <w:rsid w:val="00C07E5B"/>
    <w:rsid w:val="00C3542D"/>
    <w:rsid w:val="00C3704D"/>
    <w:rsid w:val="00C42A83"/>
    <w:rsid w:val="00C71984"/>
    <w:rsid w:val="00C7298C"/>
    <w:rsid w:val="00C72BC5"/>
    <w:rsid w:val="00C77424"/>
    <w:rsid w:val="00C81DD1"/>
    <w:rsid w:val="00CA1986"/>
    <w:rsid w:val="00CB1BCD"/>
    <w:rsid w:val="00CB36B5"/>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7114"/>
    <w:rsid w:val="00D65E89"/>
    <w:rsid w:val="00D74E74"/>
    <w:rsid w:val="00D841A6"/>
    <w:rsid w:val="00D91E0B"/>
    <w:rsid w:val="00DA32DC"/>
    <w:rsid w:val="00DC1C71"/>
    <w:rsid w:val="00DC4F41"/>
    <w:rsid w:val="00E10652"/>
    <w:rsid w:val="00E10BC1"/>
    <w:rsid w:val="00E20864"/>
    <w:rsid w:val="00E249B9"/>
    <w:rsid w:val="00E262F4"/>
    <w:rsid w:val="00E36EBD"/>
    <w:rsid w:val="00E41B5F"/>
    <w:rsid w:val="00E50FED"/>
    <w:rsid w:val="00E53A61"/>
    <w:rsid w:val="00E60F65"/>
    <w:rsid w:val="00E63717"/>
    <w:rsid w:val="00E75A93"/>
    <w:rsid w:val="00E77761"/>
    <w:rsid w:val="00E85B76"/>
    <w:rsid w:val="00E8723E"/>
    <w:rsid w:val="00EA2C49"/>
    <w:rsid w:val="00ED36D9"/>
    <w:rsid w:val="00ED4577"/>
    <w:rsid w:val="00ED4A50"/>
    <w:rsid w:val="00ED5A95"/>
    <w:rsid w:val="00EE6552"/>
    <w:rsid w:val="00EE7A30"/>
    <w:rsid w:val="00EF41FA"/>
    <w:rsid w:val="00F22206"/>
    <w:rsid w:val="00F2528B"/>
    <w:rsid w:val="00F259B1"/>
    <w:rsid w:val="00F33E06"/>
    <w:rsid w:val="00F41263"/>
    <w:rsid w:val="00F412F5"/>
    <w:rsid w:val="00F4348C"/>
    <w:rsid w:val="00F45DA7"/>
    <w:rsid w:val="00F476BD"/>
    <w:rsid w:val="00F61DB4"/>
    <w:rsid w:val="00F653A8"/>
    <w:rsid w:val="00F7146C"/>
    <w:rsid w:val="00F75827"/>
    <w:rsid w:val="00F86806"/>
    <w:rsid w:val="00F94764"/>
    <w:rsid w:val="00F97D8C"/>
    <w:rsid w:val="00FB2D51"/>
    <w:rsid w:val="00FB60A0"/>
    <w:rsid w:val="00FC232B"/>
    <w:rsid w:val="00FC3426"/>
    <w:rsid w:val="00FC7A44"/>
    <w:rsid w:val="00FE4C72"/>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fillcolor="none" strokecolor="none [1629]" shadowcolor="none"/>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0"/>
        <o:entry new="1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EF41FA"/>
    <w:pPr>
      <w:spacing w:after="0" w:line="360" w:lineRule="auto"/>
      <w:ind w:left="426"/>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9.emf"/><Relationship Id="rId32" Type="http://schemas.openxmlformats.org/officeDocument/2006/relationships/image" Target="media/image17.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8.emf"/><Relationship Id="rId28"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A5602644-3B81-4FC0-82E1-94C707B6325F}" srcId="{8A28A104-AE37-4170-A71D-93514034A40B}" destId="{F706D3C7-57BA-47D0-9170-1EF104E5ED14}" srcOrd="3" destOrd="0" parTransId="{4F5DC31B-70D5-4669-B657-6935302483CD}" sibTransId="{D090E9CF-DFD3-4C8B-914C-0F94FFEF8B75}"/>
    <dgm:cxn modelId="{7EDEB0F0-6B9D-4028-A622-4EDB2A60FF95}" type="presOf" srcId="{E6460567-61C1-4FFF-A28E-784B7EAB1EC6}" destId="{01B38DC9-6425-4DDB-B64A-F1DC315FF330}" srcOrd="0" destOrd="0" presId="urn:microsoft.com/office/officeart/2005/8/layout/radial6"/>
    <dgm:cxn modelId="{6C94C472-D08F-4CA1-9309-65638876A21C}" type="presOf" srcId="{F22A4B1E-B1BE-4C15-844F-3F6BF2F893E9}" destId="{D32B39E7-955D-463B-B7E2-753AC4E12F45}" srcOrd="0" destOrd="0" presId="urn:microsoft.com/office/officeart/2005/8/layout/radial6"/>
    <dgm:cxn modelId="{33D48B1E-7C54-49CD-9DE6-3F45DF5D92A0}" type="presOf" srcId="{EED691C2-4BC8-4CA6-AE0E-F5FC977A82E6}" destId="{DEBFC0E3-F47B-4346-81B9-47D90018653C}"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BE82A1DA-45C8-4389-ACC3-4D8FB3F1D56E}" srcId="{824E7D5A-24BD-4BBB-9CA7-F8DE03E3C6EC}" destId="{3851E0E5-1EE3-4BE0-B245-4ACAE1316BF6}" srcOrd="2" destOrd="0" parTransId="{6AC14223-6AC0-4B57-9BF5-9591E3C1328C}" sibTransId="{852930E8-AE5C-473F-B7D4-885A1528EBE7}"/>
    <dgm:cxn modelId="{C66741EA-0F97-46C0-9263-853469D0CE66}" type="presOf" srcId="{824E7D5A-24BD-4BBB-9CA7-F8DE03E3C6EC}" destId="{27157CA4-4C15-4FF2-AF98-B56A130127B7}" srcOrd="0" destOrd="0" presId="urn:microsoft.com/office/officeart/2005/8/layout/radial6"/>
    <dgm:cxn modelId="{5F4416C3-8391-4A19-B604-31B146878A75}" type="presOf" srcId="{3851E0E5-1EE3-4BE0-B245-4ACAE1316BF6}" destId="{C6892F22-66F3-4D52-8B0D-2F5F0B8EA2DE}"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7EE773D5-86ED-41E3-91E3-275E562CFC75}" srcId="{D3F7476D-6854-4506-9762-6450F923A837}" destId="{824E7D5A-24BD-4BBB-9CA7-F8DE03E3C6EC}" srcOrd="0" destOrd="0" parTransId="{78E48914-62F8-432D-90C3-1609BAEB1149}" sibTransId="{23407590-0E43-41FE-B4F6-975916AD8AAA}"/>
    <dgm:cxn modelId="{BEA3FC14-3898-46F0-990E-510619661018}" srcId="{824E7D5A-24BD-4BBB-9CA7-F8DE03E3C6EC}" destId="{E6460567-61C1-4FFF-A28E-784B7EAB1EC6}" srcOrd="0" destOrd="0" parTransId="{79D8F19B-0AEF-48AD-8636-F07680F5F2AE}" sibTransId="{EED691C2-4BC8-4CA6-AE0E-F5FC977A82E6}"/>
    <dgm:cxn modelId="{EE7E16A2-8C59-4221-8B55-4CE2E42334F0}" srcId="{824E7D5A-24BD-4BBB-9CA7-F8DE03E3C6EC}" destId="{F22A4B1E-B1BE-4C15-844F-3F6BF2F893E9}" srcOrd="1" destOrd="0" parTransId="{4B263AD9-FA00-4E09-B362-10CABF470A08}" sibTransId="{12C189CE-869A-46D8-AD8C-0F7179C4FA6D}"/>
    <dgm:cxn modelId="{EA0F5298-14DA-4E31-A3B3-B7C9D79D9930}" type="presOf" srcId="{12C189CE-869A-46D8-AD8C-0F7179C4FA6D}" destId="{7C8754B5-CCF2-4B27-AEBC-9A995ADCBB9E}" srcOrd="0" destOrd="0" presId="urn:microsoft.com/office/officeart/2005/8/layout/radial6"/>
    <dgm:cxn modelId="{A3375E6D-989A-4657-88A3-D406B56E6410}" type="presOf" srcId="{D3F7476D-6854-4506-9762-6450F923A837}" destId="{DA206D1E-573D-4A33-92B8-C4FE6E65A874}" srcOrd="0" destOrd="0" presId="urn:microsoft.com/office/officeart/2005/8/layout/radial6"/>
    <dgm:cxn modelId="{25C3814C-7449-494F-8594-713AD898170B}" type="presOf" srcId="{852930E8-AE5C-473F-B7D4-885A1528EBE7}" destId="{A8125330-1F10-4ED1-A82E-FE051DF11DCB}"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D6112BFC-D400-43F5-9F03-09AC9FC70EF4}" type="presParOf" srcId="{DA206D1E-573D-4A33-92B8-C4FE6E65A874}" destId="{27157CA4-4C15-4FF2-AF98-B56A130127B7}" srcOrd="0" destOrd="0" presId="urn:microsoft.com/office/officeart/2005/8/layout/radial6"/>
    <dgm:cxn modelId="{76F242A0-C990-4C7B-A4F0-0856DF710A6D}" type="presParOf" srcId="{DA206D1E-573D-4A33-92B8-C4FE6E65A874}" destId="{01B38DC9-6425-4DDB-B64A-F1DC315FF330}" srcOrd="1" destOrd="0" presId="urn:microsoft.com/office/officeart/2005/8/layout/radial6"/>
    <dgm:cxn modelId="{07454770-0373-4FB3-AD60-59779B27583A}" type="presParOf" srcId="{DA206D1E-573D-4A33-92B8-C4FE6E65A874}" destId="{06168769-8384-4267-B616-CB3E5941E70A}" srcOrd="2" destOrd="0" presId="urn:microsoft.com/office/officeart/2005/8/layout/radial6"/>
    <dgm:cxn modelId="{F395239A-1E9B-4B50-92E9-C8579673C152}" type="presParOf" srcId="{DA206D1E-573D-4A33-92B8-C4FE6E65A874}" destId="{DEBFC0E3-F47B-4346-81B9-47D90018653C}" srcOrd="3" destOrd="0" presId="urn:microsoft.com/office/officeart/2005/8/layout/radial6"/>
    <dgm:cxn modelId="{87337F36-9E70-4298-885F-E466097163DD}" type="presParOf" srcId="{DA206D1E-573D-4A33-92B8-C4FE6E65A874}" destId="{D32B39E7-955D-463B-B7E2-753AC4E12F45}" srcOrd="4" destOrd="0" presId="urn:microsoft.com/office/officeart/2005/8/layout/radial6"/>
    <dgm:cxn modelId="{88B193C6-D4AB-4EA2-B65B-2BAADB53D1D7}" type="presParOf" srcId="{DA206D1E-573D-4A33-92B8-C4FE6E65A874}" destId="{CD3AE6AC-C38D-4105-AB9A-D697EC6102D7}" srcOrd="5" destOrd="0" presId="urn:microsoft.com/office/officeart/2005/8/layout/radial6"/>
    <dgm:cxn modelId="{BBDA5BCC-2A71-4B39-BEA7-C127A6E80799}" type="presParOf" srcId="{DA206D1E-573D-4A33-92B8-C4FE6E65A874}" destId="{7C8754B5-CCF2-4B27-AEBC-9A995ADCBB9E}" srcOrd="6" destOrd="0" presId="urn:microsoft.com/office/officeart/2005/8/layout/radial6"/>
    <dgm:cxn modelId="{5601404D-922D-417A-9062-00C1629011B5}" type="presParOf" srcId="{DA206D1E-573D-4A33-92B8-C4FE6E65A874}" destId="{C6892F22-66F3-4D52-8B0D-2F5F0B8EA2DE}" srcOrd="7" destOrd="0" presId="urn:microsoft.com/office/officeart/2005/8/layout/radial6"/>
    <dgm:cxn modelId="{4A9CA66B-971D-4BF9-98AD-86AADFE105EB}" type="presParOf" srcId="{DA206D1E-573D-4A33-92B8-C4FE6E65A874}" destId="{C4A5D4DF-6D82-44DC-8A84-769E00D2C0E2}" srcOrd="8" destOrd="0" presId="urn:microsoft.com/office/officeart/2005/8/layout/radial6"/>
    <dgm:cxn modelId="{DB81CABC-D843-4C47-8135-AF53B284F330}"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CA0B02CE-AB07-4765-825D-3C8DEDEAC522}" type="presOf" srcId="{0B415DCD-D2A0-4AF8-AD73-A51C8D30DE43}" destId="{C74D6E9A-DE87-4A65-9F50-30F8C6D82B96}"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B68475C5-8898-4236-AD47-6D0443C5A40F}" type="presOf" srcId="{09EED783-BDFF-4A68-9694-067EA4A9BB1E}" destId="{63496356-E156-4CFB-ACB3-BFE2C8673254}" srcOrd="0" destOrd="0" presId="urn:microsoft.com/office/officeart/2005/8/layout/radial6"/>
    <dgm:cxn modelId="{CCC05A16-BC2A-4C8C-80A5-33A507FD97B2}" type="presOf" srcId="{BD6DD09B-1305-45F5-A9B0-6D7BC47C9C7B}" destId="{07F67EAB-0D71-434D-BB37-CE3E9600E098}" srcOrd="0" destOrd="0" presId="urn:microsoft.com/office/officeart/2005/8/layout/radial6"/>
    <dgm:cxn modelId="{3B3CEBC8-728F-4C31-BFD6-D40273A0F6B6}" type="presOf" srcId="{BAE189E7-4B91-4AE4-BE91-EAA92477DB02}" destId="{371866DA-045F-4A13-9B65-B77DDA3A1303}" srcOrd="0" destOrd="0" presId="urn:microsoft.com/office/officeart/2005/8/layout/radial6"/>
    <dgm:cxn modelId="{0016710E-2CED-4F90-8ED0-CAF6FAA3EA56}" type="presOf" srcId="{19D8E0E7-0C3A-4CC1-B4F9-00727BA13C44}" destId="{A41D64C0-8FB7-49BC-88D7-3F6B813592A1}" srcOrd="0" destOrd="0" presId="urn:microsoft.com/office/officeart/2005/8/layout/radial6"/>
    <dgm:cxn modelId="{C6B6AEF4-7C67-453F-B8DA-0BC97323F64B}" type="presOf" srcId="{94CFF9AE-7F77-44AC-B511-ECF66CDC26CF}" destId="{913B1E4A-FEBA-4F6A-9E05-F82E3ACA7D54}" srcOrd="0" destOrd="0" presId="urn:microsoft.com/office/officeart/2005/8/layout/radial6"/>
    <dgm:cxn modelId="{5018B16C-A493-4F25-9003-212FD4F0A969}" type="presOf" srcId="{6CFD4E45-23B0-4CDD-A97B-47BCAEA4FD07}" destId="{1E003E75-6515-433F-B3BA-070DC6E3C17B}" srcOrd="0" destOrd="0" presId="urn:microsoft.com/office/officeart/2005/8/layout/radial6"/>
    <dgm:cxn modelId="{D151055E-BA0D-4A3B-995C-4D749BF5833F}" type="presOf" srcId="{B9B08EDC-5289-4004-A79B-75DF232816F9}" destId="{46E576A1-A50A-460F-B630-9103E9B86AD3}" srcOrd="0" destOrd="0" presId="urn:microsoft.com/office/officeart/2005/8/layout/radial6"/>
    <dgm:cxn modelId="{2A666CD6-01D2-4397-AC1F-5E654E3CCD11}" type="presOf" srcId="{C13AB185-E4D9-49E0-BC39-6763BFBD1894}" destId="{537744B6-72DA-4EE3-AA07-8D44805C5E5B}"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092202A3-E10B-4F8D-BC86-2A709909C2E3}" type="presOf" srcId="{59CB89AC-BD77-4CF2-A9A3-98AAE4DCF0BC}" destId="{D8ED6FCF-6415-4793-B0EC-884115B23211}" srcOrd="0" destOrd="0" presId="urn:microsoft.com/office/officeart/2005/8/layout/radial6"/>
    <dgm:cxn modelId="{F8966B02-AA50-4DA1-ADFD-C2081775894B}" type="presParOf" srcId="{A41D64C0-8FB7-49BC-88D7-3F6B813592A1}" destId="{913B1E4A-FEBA-4F6A-9E05-F82E3ACA7D54}" srcOrd="0" destOrd="0" presId="urn:microsoft.com/office/officeart/2005/8/layout/radial6"/>
    <dgm:cxn modelId="{71E5EB24-AD16-48ED-BC0E-2018CB6246D1}" type="presParOf" srcId="{A41D64C0-8FB7-49BC-88D7-3F6B813592A1}" destId="{371866DA-045F-4A13-9B65-B77DDA3A1303}" srcOrd="1" destOrd="0" presId="urn:microsoft.com/office/officeart/2005/8/layout/radial6"/>
    <dgm:cxn modelId="{26BA6C87-1963-4C9C-8371-A1AE78D74825}" type="presParOf" srcId="{A41D64C0-8FB7-49BC-88D7-3F6B813592A1}" destId="{CE3F33B2-190A-4142-A706-671CD46788E7}" srcOrd="2" destOrd="0" presId="urn:microsoft.com/office/officeart/2005/8/layout/radial6"/>
    <dgm:cxn modelId="{313DE38F-0F51-436D-9D3B-4C488D197E34}" type="presParOf" srcId="{A41D64C0-8FB7-49BC-88D7-3F6B813592A1}" destId="{537744B6-72DA-4EE3-AA07-8D44805C5E5B}" srcOrd="3" destOrd="0" presId="urn:microsoft.com/office/officeart/2005/8/layout/radial6"/>
    <dgm:cxn modelId="{24543DB2-ABE3-49DD-818B-2435112B12C4}" type="presParOf" srcId="{A41D64C0-8FB7-49BC-88D7-3F6B813592A1}" destId="{1E003E75-6515-433F-B3BA-070DC6E3C17B}" srcOrd="4" destOrd="0" presId="urn:microsoft.com/office/officeart/2005/8/layout/radial6"/>
    <dgm:cxn modelId="{2F3ABE87-24D4-4D70-8CFB-A1FDCF9528DE}" type="presParOf" srcId="{A41D64C0-8FB7-49BC-88D7-3F6B813592A1}" destId="{3636A374-1F6E-4137-8A51-1DB6792A7A1E}" srcOrd="5" destOrd="0" presId="urn:microsoft.com/office/officeart/2005/8/layout/radial6"/>
    <dgm:cxn modelId="{D0CC057E-6996-40C7-AA71-BAE6DF38F4CB}" type="presParOf" srcId="{A41D64C0-8FB7-49BC-88D7-3F6B813592A1}" destId="{C74D6E9A-DE87-4A65-9F50-30F8C6D82B96}" srcOrd="6" destOrd="0" presId="urn:microsoft.com/office/officeart/2005/8/layout/radial6"/>
    <dgm:cxn modelId="{BA9FD125-02E0-476D-95E4-15C35DE3F7EE}" type="presParOf" srcId="{A41D64C0-8FB7-49BC-88D7-3F6B813592A1}" destId="{07F67EAB-0D71-434D-BB37-CE3E9600E098}" srcOrd="7" destOrd="0" presId="urn:microsoft.com/office/officeart/2005/8/layout/radial6"/>
    <dgm:cxn modelId="{CB188FD8-E1E7-4C37-92B2-C04B6CEDBEA2}" type="presParOf" srcId="{A41D64C0-8FB7-49BC-88D7-3F6B813592A1}" destId="{6FC4ACC6-04A6-4F6F-9008-71D93C3C620E}" srcOrd="8" destOrd="0" presId="urn:microsoft.com/office/officeart/2005/8/layout/radial6"/>
    <dgm:cxn modelId="{F197236E-89FD-4D5D-91D0-1C914A5415CD}" type="presParOf" srcId="{A41D64C0-8FB7-49BC-88D7-3F6B813592A1}" destId="{46E576A1-A50A-460F-B630-9103E9B86AD3}" srcOrd="9" destOrd="0" presId="urn:microsoft.com/office/officeart/2005/8/layout/radial6"/>
    <dgm:cxn modelId="{E10CCFA7-5B2B-44B9-9754-6E2AE965B4B9}" type="presParOf" srcId="{A41D64C0-8FB7-49BC-88D7-3F6B813592A1}" destId="{63496356-E156-4CFB-ACB3-BFE2C8673254}" srcOrd="10" destOrd="0" presId="urn:microsoft.com/office/officeart/2005/8/layout/radial6"/>
    <dgm:cxn modelId="{4EA40DB6-8947-41B0-8C92-D53D07B18D4E}" type="presParOf" srcId="{A41D64C0-8FB7-49BC-88D7-3F6B813592A1}" destId="{4AEB49B4-A109-415A-8CED-6DED5501C8F7}" srcOrd="11" destOrd="0" presId="urn:microsoft.com/office/officeart/2005/8/layout/radial6"/>
    <dgm:cxn modelId="{09C3E401-9A3E-4379-AB9C-840BF3B915C4}"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FFEC2-8310-47F6-9D51-D6B357EA6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3142</TotalTime>
  <Pages>15</Pages>
  <Words>1629</Words>
  <Characters>8961</Characters>
  <Application>Microsoft Office Word</Application>
  <DocSecurity>0</DocSecurity>
  <Lines>74</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174</cp:revision>
  <dcterms:created xsi:type="dcterms:W3CDTF">2010-07-10T13:52:00Z</dcterms:created>
  <dcterms:modified xsi:type="dcterms:W3CDTF">2010-08-08T22:20:00Z</dcterms:modified>
</cp:coreProperties>
</file>